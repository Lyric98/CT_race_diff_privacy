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DCD0B2" w14:textId="77777777" w:rsidR="00661045" w:rsidRPr="00971415" w:rsidRDefault="000E1FB7" w:rsidP="00713EE2">
      <w:pPr>
        <w:pStyle w:val="Articletitle"/>
        <w:rPr>
          <w:lang w:val="en-US"/>
        </w:rPr>
      </w:pPr>
      <w:r w:rsidRPr="00971415">
        <w:rPr>
          <w:lang w:val="en-US"/>
        </w:rPr>
        <w:t>Statistical implications of endogeneity induced by residential segregation in small-area modelling of health inequities</w:t>
      </w:r>
    </w:p>
    <w:p w14:paraId="3F3F2A0F" w14:textId="6501B184" w:rsidR="00442B9C" w:rsidRPr="00971415" w:rsidRDefault="000E1FB7" w:rsidP="009914A5">
      <w:pPr>
        <w:pStyle w:val="Authornames"/>
        <w:rPr>
          <w:lang w:val="en-US"/>
        </w:rPr>
      </w:pPr>
      <w:r w:rsidRPr="00971415">
        <w:rPr>
          <w:lang w:val="en-US"/>
        </w:rPr>
        <w:t>Rachel C. Nethery</w:t>
      </w:r>
      <w:r w:rsidRPr="00971415">
        <w:rPr>
          <w:vertAlign w:val="superscript"/>
          <w:lang w:val="en-US"/>
        </w:rPr>
        <w:t>1*</w:t>
      </w:r>
      <w:r w:rsidRPr="00971415">
        <w:rPr>
          <w:lang w:val="en-US"/>
        </w:rPr>
        <w:t>, Jarvis T. Chen</w:t>
      </w:r>
      <w:r w:rsidRPr="00971415">
        <w:rPr>
          <w:vertAlign w:val="superscript"/>
          <w:lang w:val="en-US"/>
        </w:rPr>
        <w:t>2</w:t>
      </w:r>
      <w:r w:rsidRPr="00971415">
        <w:rPr>
          <w:lang w:val="en-US"/>
        </w:rPr>
        <w:t>, Nancy Krieger</w:t>
      </w:r>
      <w:r w:rsidRPr="00971415">
        <w:rPr>
          <w:vertAlign w:val="superscript"/>
          <w:lang w:val="en-US"/>
        </w:rPr>
        <w:t>2</w:t>
      </w:r>
      <w:r w:rsidRPr="00971415">
        <w:rPr>
          <w:lang w:val="en-US"/>
        </w:rPr>
        <w:t>, Pamela D. Waterman</w:t>
      </w:r>
      <w:r w:rsidRPr="00971415">
        <w:rPr>
          <w:vertAlign w:val="superscript"/>
          <w:lang w:val="en-US"/>
        </w:rPr>
        <w:t>2</w:t>
      </w:r>
      <w:r w:rsidRPr="00971415">
        <w:rPr>
          <w:lang w:val="en-US"/>
        </w:rPr>
        <w:t>, Emily Peterson</w:t>
      </w:r>
      <w:r w:rsidRPr="00971415">
        <w:rPr>
          <w:vertAlign w:val="superscript"/>
          <w:lang w:val="en-US"/>
        </w:rPr>
        <w:t>3</w:t>
      </w:r>
      <w:r w:rsidRPr="00971415">
        <w:rPr>
          <w:lang w:val="en-US"/>
        </w:rPr>
        <w:t xml:space="preserve">, Lance </w:t>
      </w:r>
      <w:r w:rsidR="0075632B">
        <w:rPr>
          <w:lang w:val="en-US"/>
        </w:rPr>
        <w:t xml:space="preserve">A. </w:t>
      </w:r>
      <w:r w:rsidRPr="00971415">
        <w:rPr>
          <w:lang w:val="en-US"/>
        </w:rPr>
        <w:t>Waller</w:t>
      </w:r>
      <w:r w:rsidRPr="00971415">
        <w:rPr>
          <w:vertAlign w:val="superscript"/>
          <w:lang w:val="en-US"/>
        </w:rPr>
        <w:t>3</w:t>
      </w:r>
      <w:r w:rsidRPr="00971415">
        <w:rPr>
          <w:lang w:val="en-US"/>
        </w:rPr>
        <w:t>, Brent A. Coull</w:t>
      </w:r>
      <w:r w:rsidRPr="00971415">
        <w:rPr>
          <w:vertAlign w:val="superscript"/>
          <w:lang w:val="en-US"/>
        </w:rPr>
        <w:t>1</w:t>
      </w:r>
    </w:p>
    <w:p w14:paraId="753D62C7" w14:textId="77777777" w:rsidR="00997B0F" w:rsidRPr="00971415" w:rsidRDefault="000E1FB7" w:rsidP="00A2360E">
      <w:pPr>
        <w:pStyle w:val="Affiliation"/>
        <w:rPr>
          <w:lang w:val="en-US"/>
        </w:rPr>
      </w:pPr>
      <w:r w:rsidRPr="00971415">
        <w:rPr>
          <w:vertAlign w:val="superscript"/>
          <w:lang w:val="en-US"/>
        </w:rPr>
        <w:t>1</w:t>
      </w:r>
      <w:r w:rsidR="00997B0F" w:rsidRPr="00971415">
        <w:rPr>
          <w:lang w:val="en-US"/>
        </w:rPr>
        <w:t>Department</w:t>
      </w:r>
      <w:r w:rsidRPr="00971415">
        <w:rPr>
          <w:lang w:val="en-US"/>
        </w:rPr>
        <w:t xml:space="preserve"> of Biostatistics</w:t>
      </w:r>
      <w:r w:rsidR="00997B0F" w:rsidRPr="00971415">
        <w:rPr>
          <w:lang w:val="en-US"/>
        </w:rPr>
        <w:t xml:space="preserve">, </w:t>
      </w:r>
      <w:r w:rsidRPr="00971415">
        <w:rPr>
          <w:lang w:val="en-US"/>
        </w:rPr>
        <w:t>Harvard T.H. Chan School of Public Health</w:t>
      </w:r>
      <w:r w:rsidR="00997B0F" w:rsidRPr="00971415">
        <w:rPr>
          <w:lang w:val="en-US"/>
        </w:rPr>
        <w:t xml:space="preserve">, </w:t>
      </w:r>
      <w:r w:rsidRPr="00971415">
        <w:rPr>
          <w:lang w:val="en-US"/>
        </w:rPr>
        <w:t>Boston</w:t>
      </w:r>
      <w:r w:rsidR="00997B0F" w:rsidRPr="00971415">
        <w:rPr>
          <w:lang w:val="en-US"/>
        </w:rPr>
        <w:t>,</w:t>
      </w:r>
      <w:r w:rsidRPr="00971415">
        <w:rPr>
          <w:lang w:val="en-US"/>
        </w:rPr>
        <w:t xml:space="preserve"> MA, USA</w:t>
      </w:r>
    </w:p>
    <w:p w14:paraId="4F036A9F" w14:textId="77777777" w:rsidR="000E1FB7" w:rsidRPr="00971415" w:rsidRDefault="000E1FB7" w:rsidP="000E1FB7">
      <w:pPr>
        <w:pStyle w:val="Affiliation"/>
        <w:rPr>
          <w:lang w:val="en-US"/>
        </w:rPr>
      </w:pPr>
      <w:r w:rsidRPr="00971415">
        <w:rPr>
          <w:vertAlign w:val="superscript"/>
          <w:lang w:val="en-US"/>
        </w:rPr>
        <w:t>2</w:t>
      </w:r>
      <w:r w:rsidRPr="00971415">
        <w:rPr>
          <w:lang w:val="en-US"/>
        </w:rPr>
        <w:t>Department of Social and Behavioral Sciences, Harvard T.H. Chan School of Public Health, Boston, MA, USA</w:t>
      </w:r>
    </w:p>
    <w:p w14:paraId="511E3931" w14:textId="4296FF52" w:rsidR="000E1FB7" w:rsidRPr="00971415" w:rsidRDefault="000E1FB7" w:rsidP="000E1FB7">
      <w:pPr>
        <w:pStyle w:val="Affiliation"/>
        <w:rPr>
          <w:lang w:val="en-US"/>
        </w:rPr>
      </w:pPr>
      <w:r w:rsidRPr="00971415">
        <w:rPr>
          <w:vertAlign w:val="superscript"/>
          <w:lang w:val="en-US"/>
        </w:rPr>
        <w:t>3</w:t>
      </w:r>
      <w:r w:rsidRPr="00971415">
        <w:rPr>
          <w:lang w:val="en-US"/>
        </w:rPr>
        <w:t>Department of Biostatistics</w:t>
      </w:r>
      <w:r w:rsidR="0075632B">
        <w:rPr>
          <w:lang w:val="en-US"/>
        </w:rPr>
        <w:t xml:space="preserve"> and Bioinformatics</w:t>
      </w:r>
      <w:r w:rsidRPr="00971415">
        <w:rPr>
          <w:lang w:val="en-US"/>
        </w:rPr>
        <w:t>, Emory Rollins School of Public Health, Atlanta, GA, USA</w:t>
      </w:r>
    </w:p>
    <w:p w14:paraId="0F84E811" w14:textId="77777777" w:rsidR="000E1FB7" w:rsidRPr="00971415" w:rsidRDefault="000E1FB7" w:rsidP="00A2360E">
      <w:pPr>
        <w:pStyle w:val="Affiliation"/>
        <w:rPr>
          <w:lang w:val="en-US"/>
        </w:rPr>
      </w:pPr>
    </w:p>
    <w:p w14:paraId="78C790CA" w14:textId="77777777" w:rsidR="000A4428" w:rsidRPr="00971415" w:rsidRDefault="000E1FB7" w:rsidP="00231BB0">
      <w:pPr>
        <w:pStyle w:val="Correspondencedetails"/>
        <w:rPr>
          <w:lang w:val="en-US"/>
        </w:rPr>
      </w:pPr>
      <w:r w:rsidRPr="00971415">
        <w:rPr>
          <w:lang w:val="en-US"/>
        </w:rPr>
        <w:t>*Corresponding author</w:t>
      </w:r>
    </w:p>
    <w:p w14:paraId="1B0A9391" w14:textId="77777777" w:rsidR="000E1FB7" w:rsidRPr="00971415" w:rsidRDefault="000E1FB7" w:rsidP="000E1FB7">
      <w:pPr>
        <w:pStyle w:val="Correspondencedetails"/>
        <w:spacing w:before="0" w:line="240" w:lineRule="auto"/>
        <w:rPr>
          <w:b/>
          <w:lang w:val="en-US"/>
        </w:rPr>
      </w:pPr>
      <w:r w:rsidRPr="00971415">
        <w:rPr>
          <w:b/>
          <w:lang w:val="en-US"/>
        </w:rPr>
        <w:t>Address:</w:t>
      </w:r>
    </w:p>
    <w:p w14:paraId="7FCBD0A7" w14:textId="77777777" w:rsidR="000E1FB7" w:rsidRPr="00971415" w:rsidRDefault="000E1FB7" w:rsidP="000E1FB7">
      <w:pPr>
        <w:pStyle w:val="Correspondencedetails"/>
        <w:spacing w:before="0" w:line="240" w:lineRule="auto"/>
        <w:rPr>
          <w:lang w:val="en-US"/>
        </w:rPr>
      </w:pPr>
      <w:r w:rsidRPr="00971415">
        <w:rPr>
          <w:lang w:val="en-US"/>
        </w:rPr>
        <w:t>655 Huntington Ave</w:t>
      </w:r>
    </w:p>
    <w:p w14:paraId="49109299" w14:textId="77777777" w:rsidR="000E1FB7" w:rsidRPr="00971415" w:rsidRDefault="000E1FB7" w:rsidP="000E1FB7">
      <w:pPr>
        <w:pStyle w:val="Correspondencedetails"/>
        <w:spacing w:before="0" w:line="240" w:lineRule="auto"/>
        <w:rPr>
          <w:lang w:val="en-US"/>
        </w:rPr>
      </w:pPr>
      <w:r w:rsidRPr="00971415">
        <w:rPr>
          <w:lang w:val="en-US"/>
        </w:rPr>
        <w:t>Building 2, 4</w:t>
      </w:r>
      <w:r w:rsidRPr="00971415">
        <w:rPr>
          <w:vertAlign w:val="superscript"/>
          <w:lang w:val="en-US"/>
        </w:rPr>
        <w:t>th</w:t>
      </w:r>
      <w:r w:rsidRPr="00971415">
        <w:rPr>
          <w:lang w:val="en-US"/>
        </w:rPr>
        <w:t xml:space="preserve"> floor</w:t>
      </w:r>
    </w:p>
    <w:p w14:paraId="1BD4E235" w14:textId="77777777" w:rsidR="000E1FB7" w:rsidRPr="00971415" w:rsidRDefault="000E1FB7" w:rsidP="000E1FB7">
      <w:pPr>
        <w:pStyle w:val="Correspondencedetails"/>
        <w:spacing w:before="0" w:line="240" w:lineRule="auto"/>
        <w:rPr>
          <w:lang w:val="en-US"/>
        </w:rPr>
      </w:pPr>
      <w:r w:rsidRPr="00971415">
        <w:rPr>
          <w:lang w:val="en-US"/>
        </w:rPr>
        <w:t>Boston, MA 02215</w:t>
      </w:r>
    </w:p>
    <w:p w14:paraId="50F6D0F0" w14:textId="77777777" w:rsidR="000E1FB7" w:rsidRPr="00971415" w:rsidRDefault="000E1FB7" w:rsidP="000E1FB7">
      <w:pPr>
        <w:pStyle w:val="Correspondencedetails"/>
        <w:spacing w:before="0" w:line="240" w:lineRule="auto"/>
        <w:rPr>
          <w:lang w:val="en-US"/>
        </w:rPr>
      </w:pPr>
    </w:p>
    <w:p w14:paraId="27BA5E2E" w14:textId="77777777" w:rsidR="000E1FB7" w:rsidRPr="00971415" w:rsidRDefault="000E1FB7" w:rsidP="000E1FB7">
      <w:pPr>
        <w:pStyle w:val="Correspondencedetails"/>
        <w:spacing w:before="0" w:line="240" w:lineRule="auto"/>
        <w:rPr>
          <w:lang w:val="en-US"/>
        </w:rPr>
      </w:pPr>
      <w:r w:rsidRPr="00971415">
        <w:rPr>
          <w:b/>
          <w:lang w:val="en-US"/>
        </w:rPr>
        <w:t>Phone:</w:t>
      </w:r>
      <w:r w:rsidRPr="00971415">
        <w:rPr>
          <w:lang w:val="en-US"/>
        </w:rPr>
        <w:t xml:space="preserve"> (617) 432-2820</w:t>
      </w:r>
    </w:p>
    <w:p w14:paraId="33BBE021" w14:textId="77777777" w:rsidR="000E1FB7" w:rsidRPr="00971415" w:rsidRDefault="000E1FB7" w:rsidP="000E1FB7">
      <w:pPr>
        <w:pStyle w:val="Correspondencedetails"/>
        <w:spacing w:before="0" w:line="240" w:lineRule="auto"/>
        <w:rPr>
          <w:lang w:val="en-US"/>
        </w:rPr>
      </w:pPr>
    </w:p>
    <w:p w14:paraId="49922E86" w14:textId="77777777" w:rsidR="000E1FB7" w:rsidRPr="00971415" w:rsidRDefault="000E1FB7" w:rsidP="000E1FB7">
      <w:pPr>
        <w:pStyle w:val="Correspondencedetails"/>
        <w:spacing w:before="0" w:line="240" w:lineRule="auto"/>
        <w:rPr>
          <w:lang w:val="en-US"/>
        </w:rPr>
      </w:pPr>
      <w:r w:rsidRPr="00971415">
        <w:rPr>
          <w:b/>
          <w:lang w:val="en-US"/>
        </w:rPr>
        <w:t>Email:</w:t>
      </w:r>
      <w:r w:rsidRPr="00971415">
        <w:rPr>
          <w:lang w:val="en-US"/>
        </w:rPr>
        <w:t xml:space="preserve"> rnethery@hsph.harvard.edu</w:t>
      </w:r>
    </w:p>
    <w:p w14:paraId="080FB109" w14:textId="77777777" w:rsidR="000E1FB7" w:rsidRPr="00971415" w:rsidRDefault="000E1FB7" w:rsidP="005E2EEA">
      <w:pPr>
        <w:pStyle w:val="Notesoncontributors"/>
        <w:rPr>
          <w:lang w:val="en-US"/>
        </w:rPr>
      </w:pPr>
    </w:p>
    <w:p w14:paraId="5D075E64" w14:textId="77777777" w:rsidR="000E1FB7" w:rsidRPr="00971415" w:rsidRDefault="000E1FB7" w:rsidP="005E2EEA">
      <w:pPr>
        <w:pStyle w:val="Notesoncontributors"/>
        <w:rPr>
          <w:lang w:val="en-US"/>
        </w:rPr>
      </w:pPr>
    </w:p>
    <w:p w14:paraId="7EBCFE09" w14:textId="77777777" w:rsidR="000E1FB7" w:rsidRPr="00971415" w:rsidRDefault="000E1FB7" w:rsidP="005E2EEA">
      <w:pPr>
        <w:pStyle w:val="Notesoncontributors"/>
        <w:rPr>
          <w:lang w:val="en-US"/>
        </w:rPr>
      </w:pPr>
    </w:p>
    <w:p w14:paraId="1E57A0FB" w14:textId="4F4EB761" w:rsidR="00C246C5" w:rsidRPr="00971415" w:rsidRDefault="00C14585" w:rsidP="009B24B5">
      <w:pPr>
        <w:pStyle w:val="Articletitle"/>
        <w:rPr>
          <w:lang w:val="en-US"/>
        </w:rPr>
      </w:pPr>
      <w:r w:rsidRPr="00971415">
        <w:rPr>
          <w:lang w:val="en-US"/>
        </w:rPr>
        <w:br w:type="page"/>
      </w:r>
      <w:r w:rsidR="000E1FB7" w:rsidRPr="00971415">
        <w:rPr>
          <w:lang w:val="en-US"/>
        </w:rPr>
        <w:lastRenderedPageBreak/>
        <w:t>Statistical implications of residential segregation in small-area modelling of health inequities</w:t>
      </w:r>
    </w:p>
    <w:p w14:paraId="22C77562" w14:textId="64A8933E" w:rsidR="005A11CA" w:rsidRPr="00971415" w:rsidRDefault="005A11CA" w:rsidP="00F30DFF">
      <w:pPr>
        <w:pStyle w:val="Keywords"/>
        <w:rPr>
          <w:lang w:val="en-US"/>
        </w:rPr>
      </w:pPr>
      <w:r w:rsidRPr="00971415">
        <w:rPr>
          <w:lang w:val="en-US"/>
        </w:rPr>
        <w:t>Health inequities are commonly assessed by health departments to identify social groups disproportionately and unfairly burdened by disease and by academic researchers to understand how social, economic, and environmental inequities across privileged vs. marginalized groups manifest as health inequities. Small</w:t>
      </w:r>
      <w:r w:rsidR="0021200C">
        <w:rPr>
          <w:lang w:val="en-US"/>
        </w:rPr>
        <w:t>-</w:t>
      </w:r>
      <w:r w:rsidRPr="00971415">
        <w:rPr>
          <w:lang w:val="en-US"/>
        </w:rPr>
        <w:t>area health data for racialized social groups are often utilized for this purpose, and</w:t>
      </w:r>
      <w:r w:rsidR="0081611C">
        <w:rPr>
          <w:lang w:val="en-US"/>
        </w:rPr>
        <w:t xml:space="preserve"> log-linear</w:t>
      </w:r>
      <w:r w:rsidRPr="00971415">
        <w:rPr>
          <w:lang w:val="en-US"/>
        </w:rPr>
        <w:t xml:space="preserve"> generalized linear models (GLM) or generalized linear mixed models (GLMM)</w:t>
      </w:r>
      <w:r w:rsidR="00CE6485">
        <w:rPr>
          <w:lang w:val="en-US"/>
        </w:rPr>
        <w:t xml:space="preserve"> with a random intercept</w:t>
      </w:r>
      <w:r w:rsidRPr="00971415">
        <w:rPr>
          <w:lang w:val="en-US"/>
        </w:rPr>
        <w:t xml:space="preserve"> are employed to estimate the extant health inequities. </w:t>
      </w:r>
      <w:r w:rsidR="00CE6485">
        <w:rPr>
          <w:lang w:val="en-US"/>
        </w:rPr>
        <w:t xml:space="preserve">Under standard modeling assumptions, the log-linear GLM and GLMM estimate the same marginal rate ratio comparing disease rates across groups. </w:t>
      </w:r>
      <w:r w:rsidR="0021200C">
        <w:rPr>
          <w:lang w:val="en-US"/>
        </w:rPr>
        <w:t>Here we explore how</w:t>
      </w:r>
      <w:r w:rsidRPr="00971415">
        <w:rPr>
          <w:lang w:val="en-US"/>
        </w:rPr>
        <w:t xml:space="preserve"> residential segregation combined with social group differences in on-average individual risk can lead to contradictory findings from the</w:t>
      </w:r>
      <w:r w:rsidR="0021200C">
        <w:rPr>
          <w:lang w:val="en-US"/>
        </w:rPr>
        <w:t xml:space="preserve"> standard</w:t>
      </w:r>
      <w:r w:rsidRPr="00971415">
        <w:rPr>
          <w:lang w:val="en-US"/>
        </w:rPr>
        <w:t xml:space="preserve"> GLM and GLMM</w:t>
      </w:r>
      <w:r w:rsidR="00AB541A">
        <w:rPr>
          <w:lang w:val="en-US"/>
        </w:rPr>
        <w:t xml:space="preserve">. </w:t>
      </w:r>
      <w:r w:rsidR="00B841F3">
        <w:rPr>
          <w:lang w:val="en-US"/>
        </w:rPr>
        <w:t>We show that</w:t>
      </w:r>
      <w:r w:rsidR="005429B7">
        <w:rPr>
          <w:lang w:val="en-US"/>
        </w:rPr>
        <w:t xml:space="preserve"> </w:t>
      </w:r>
      <w:r w:rsidR="0081611C">
        <w:rPr>
          <w:lang w:val="en-US"/>
        </w:rPr>
        <w:t>this occurs because</w:t>
      </w:r>
      <w:r w:rsidR="009B428F">
        <w:rPr>
          <w:lang w:val="en-US"/>
        </w:rPr>
        <w:t xml:space="preserve"> small-area disease rate data collected</w:t>
      </w:r>
      <w:r w:rsidR="0081611C">
        <w:rPr>
          <w:lang w:val="en-US"/>
        </w:rPr>
        <w:t xml:space="preserve"> </w:t>
      </w:r>
      <w:r w:rsidR="00CE6485">
        <w:rPr>
          <w:lang w:val="en-US"/>
        </w:rPr>
        <w:t>under</w:t>
      </w:r>
      <w:r w:rsidR="009B428F">
        <w:rPr>
          <w:lang w:val="en-US"/>
        </w:rPr>
        <w:t xml:space="preserve"> these social conditions induces</w:t>
      </w:r>
      <w:r w:rsidR="0081611C">
        <w:rPr>
          <w:lang w:val="en-US"/>
        </w:rPr>
        <w:t xml:space="preserve"> </w:t>
      </w:r>
      <w:r w:rsidR="00C2226B">
        <w:rPr>
          <w:lang w:val="en-US"/>
        </w:rPr>
        <w:t>endogeneity in the GLMM</w:t>
      </w:r>
      <w:r w:rsidR="009B428F">
        <w:rPr>
          <w:lang w:val="en-US"/>
        </w:rPr>
        <w:t xml:space="preserve"> due to correlation between the model’s offset and the random effect</w:t>
      </w:r>
      <w:r w:rsidRPr="00971415">
        <w:rPr>
          <w:lang w:val="en-US"/>
        </w:rPr>
        <w:t xml:space="preserve">. </w:t>
      </w:r>
      <w:r w:rsidR="00201445">
        <w:rPr>
          <w:lang w:val="en-US"/>
        </w:rPr>
        <w:t xml:space="preserve">This results in the GLMM estimates that represent conditional rather than marginal associations. </w:t>
      </w:r>
      <w:r w:rsidR="009B428F">
        <w:rPr>
          <w:lang w:val="en-US"/>
        </w:rPr>
        <w:t>We refer to this</w:t>
      </w:r>
      <w:r w:rsidR="00023877">
        <w:rPr>
          <w:lang w:val="en-US"/>
        </w:rPr>
        <w:t xml:space="preserve"> endogeneity </w:t>
      </w:r>
      <w:r w:rsidR="00FE53E8">
        <w:rPr>
          <w:lang w:val="en-US"/>
        </w:rPr>
        <w:t>arising from the offset term</w:t>
      </w:r>
      <w:r w:rsidR="009B428F">
        <w:rPr>
          <w:lang w:val="en-US"/>
        </w:rPr>
        <w:t>, which t</w:t>
      </w:r>
      <w:r w:rsidR="00C2226B">
        <w:rPr>
          <w:lang w:val="en-US"/>
        </w:rPr>
        <w:t>o our knowledge has not been noted previously in the literature</w:t>
      </w:r>
      <w:r w:rsidR="009B428F">
        <w:rPr>
          <w:lang w:val="en-US"/>
        </w:rPr>
        <w:t>, as “offset endogeneity”</w:t>
      </w:r>
      <w:r w:rsidR="00C2226B">
        <w:rPr>
          <w:lang w:val="en-US"/>
        </w:rPr>
        <w:t xml:space="preserve">. </w:t>
      </w:r>
      <w:r w:rsidRPr="00971415">
        <w:rPr>
          <w:lang w:val="en-US"/>
        </w:rPr>
        <w:t xml:space="preserve">We illustrate this phenomenon in simulated data and in real census tract premature mortality data from Massachusetts for the Black and white non-Hispanic populations. We also </w:t>
      </w:r>
      <w:r w:rsidR="00A820ED">
        <w:rPr>
          <w:lang w:val="en-US"/>
        </w:rPr>
        <w:t xml:space="preserve">consider generalized estimating equations and an alternative multilevel model </w:t>
      </w:r>
      <w:r w:rsidRPr="00971415">
        <w:rPr>
          <w:lang w:val="en-US"/>
        </w:rPr>
        <w:t xml:space="preserve">specification </w:t>
      </w:r>
      <w:r w:rsidR="00A820ED">
        <w:rPr>
          <w:lang w:val="en-US"/>
        </w:rPr>
        <w:t>as ways to</w:t>
      </w:r>
      <w:r w:rsidRPr="00971415">
        <w:rPr>
          <w:lang w:val="en-US"/>
        </w:rPr>
        <w:t xml:space="preserve"> </w:t>
      </w:r>
      <w:r w:rsidR="0055464B">
        <w:rPr>
          <w:lang w:val="en-US"/>
        </w:rPr>
        <w:t>address</w:t>
      </w:r>
      <w:r w:rsidRPr="00971415">
        <w:rPr>
          <w:lang w:val="en-US"/>
        </w:rPr>
        <w:t xml:space="preserve"> this issue and obtain additional insights into factors driving racialized health inequities.</w:t>
      </w:r>
    </w:p>
    <w:p w14:paraId="58EEECEB" w14:textId="1A8119F2" w:rsidR="0020415E" w:rsidRPr="00971415" w:rsidRDefault="00997B0F" w:rsidP="00F30DFF">
      <w:pPr>
        <w:pStyle w:val="Keywords"/>
        <w:rPr>
          <w:lang w:val="en-US"/>
        </w:rPr>
      </w:pPr>
      <w:r w:rsidRPr="00971415">
        <w:rPr>
          <w:lang w:val="en-US"/>
        </w:rPr>
        <w:t xml:space="preserve">Keywords: </w:t>
      </w:r>
      <w:r w:rsidR="005A11CA" w:rsidRPr="00971415">
        <w:rPr>
          <w:lang w:val="en-US"/>
        </w:rPr>
        <w:t>small</w:t>
      </w:r>
      <w:r w:rsidR="00F00D4B">
        <w:rPr>
          <w:lang w:val="en-US"/>
        </w:rPr>
        <w:t>-</w:t>
      </w:r>
      <w:r w:rsidR="005A11CA" w:rsidRPr="00971415">
        <w:rPr>
          <w:lang w:val="en-US"/>
        </w:rPr>
        <w:t>area analysis; generalized linear mixed models; disease mapping;</w:t>
      </w:r>
      <w:r w:rsidR="00F00D4B">
        <w:rPr>
          <w:lang w:val="en-US"/>
        </w:rPr>
        <w:t xml:space="preserve"> </w:t>
      </w:r>
      <w:r w:rsidR="000B6B03">
        <w:rPr>
          <w:lang w:val="en-US"/>
        </w:rPr>
        <w:t xml:space="preserve">offset </w:t>
      </w:r>
      <w:r w:rsidR="00F00D4B">
        <w:rPr>
          <w:lang w:val="en-US"/>
        </w:rPr>
        <w:t>endogeneity</w:t>
      </w:r>
      <w:r w:rsidR="005A11CA" w:rsidRPr="00971415">
        <w:rPr>
          <w:lang w:val="en-US"/>
        </w:rPr>
        <w:t>; health inequities; racial segregation</w:t>
      </w:r>
      <w:r w:rsidR="004C2C04">
        <w:rPr>
          <w:lang w:val="en-US"/>
        </w:rPr>
        <w:t>; interdisciplinary</w:t>
      </w:r>
    </w:p>
    <w:p w14:paraId="596497B9" w14:textId="77777777" w:rsidR="00F25C82" w:rsidRPr="00971415" w:rsidRDefault="00F25C82" w:rsidP="00F25C82">
      <w:pPr>
        <w:pStyle w:val="Heading1"/>
        <w:spacing w:before="0" w:after="0" w:line="480" w:lineRule="auto"/>
        <w:ind w:right="1094"/>
        <w:rPr>
          <w:rFonts w:cs="Times New Roman"/>
          <w:lang w:val="en-US"/>
        </w:rPr>
      </w:pPr>
    </w:p>
    <w:p w14:paraId="40C59525" w14:textId="15449FF7" w:rsidR="00F25C82" w:rsidRPr="00971415" w:rsidRDefault="001704DE" w:rsidP="001704DE">
      <w:pPr>
        <w:pStyle w:val="Heading1"/>
        <w:spacing w:before="0" w:after="0" w:line="480" w:lineRule="auto"/>
        <w:ind w:right="1094"/>
        <w:rPr>
          <w:rFonts w:cs="Times New Roman"/>
          <w:lang w:val="en-US"/>
        </w:rPr>
      </w:pPr>
      <w:r w:rsidRPr="001704DE">
        <w:rPr>
          <w:rFonts w:cs="Times New Roman"/>
          <w:bCs w:val="0"/>
          <w:lang w:val="en-US"/>
        </w:rPr>
        <w:t>1.</w:t>
      </w:r>
      <w:r w:rsidRPr="001704DE">
        <w:rPr>
          <w:rFonts w:cs="Times New Roman"/>
          <w:lang w:val="en-US"/>
        </w:rPr>
        <w:t xml:space="preserve"> </w:t>
      </w:r>
      <w:r w:rsidR="008B4916" w:rsidRPr="00971415">
        <w:rPr>
          <w:rFonts w:cs="Times New Roman"/>
          <w:lang w:val="en-US"/>
        </w:rPr>
        <w:t>Introduction</w:t>
      </w:r>
    </w:p>
    <w:p w14:paraId="6B2933AC" w14:textId="26BC71D3" w:rsidR="00977B33" w:rsidRPr="007A6550" w:rsidRDefault="00977B33" w:rsidP="00F25C82">
      <w:pPr>
        <w:pStyle w:val="BodyText"/>
        <w:spacing w:line="480" w:lineRule="auto"/>
        <w:ind w:right="1094"/>
        <w:rPr>
          <w:rFonts w:ascii="Times New Roman" w:hAnsi="Times New Roman" w:cs="Times New Roman"/>
        </w:rPr>
      </w:pPr>
      <w:r w:rsidRPr="007A6550">
        <w:rPr>
          <w:rFonts w:ascii="Times New Roman" w:hAnsi="Times New Roman" w:cs="Times New Roman"/>
        </w:rPr>
        <w:t>Modeling of small area disease/health event rates has long been critical to quantifying health inequities</w:t>
      </w:r>
      <w:r w:rsidR="0099557D" w:rsidRPr="007A6550">
        <w:rPr>
          <w:rFonts w:ascii="Times New Roman" w:hAnsi="Times New Roman" w:cs="Times New Roman"/>
        </w:rPr>
        <w:t xml:space="preserve">-- </w:t>
      </w:r>
      <w:r w:rsidRPr="007A6550">
        <w:rPr>
          <w:rFonts w:ascii="Times New Roman" w:hAnsi="Times New Roman" w:cs="Times New Roman"/>
        </w:rPr>
        <w:t>that is, unjust, unnecessary, and in principle preventable differences in health status across social groups</w:t>
      </w:r>
      <w:r w:rsidR="0099557D" w:rsidRPr="007A6550">
        <w:rPr>
          <w:rFonts w:ascii="Times New Roman" w:hAnsi="Times New Roman" w:cs="Times New Roman"/>
        </w:rPr>
        <w:t xml:space="preserve"> </w:t>
      </w:r>
      <w:r w:rsidR="0099557D" w:rsidRPr="007A6550">
        <w:rPr>
          <w:rFonts w:ascii="Times New Roman" w:hAnsi="Times New Roman" w:cs="Times New Roman"/>
        </w:rPr>
        <w:fldChar w:fldCharType="begin"/>
      </w:r>
      <w:r w:rsidR="0099557D" w:rsidRPr="007A6550">
        <w:rPr>
          <w:rFonts w:ascii="Times New Roman" w:hAnsi="Times New Roman" w:cs="Times New Roman"/>
        </w:rPr>
        <w:instrText xml:space="preserve"> ADDIN ZOTERO_ITEM CSL_CITATION {"citationID":"lGlaq5nI","properties":{"formattedCitation":"(Braveman and Gruskin 2003; Whitehead 1992)","plainCitation":"(Braveman and Gruskin 2003; Whitehead 1992)","noteIndex":0},"citationItems":[{"id":1910,"uris":["http://zotero.org/users/4165130/items/2S9B7M56"],"uri":["http://zotero.org/users/4165130/items/2S9B7M56"],"itemData":{"id":1910,"type":"article-journal","abstract":"Study objective: To propose a definition of health equity to guide operationalisation and measurement, and to discuss the practical importance of clarity in defining this concept.\nDesign: Conceptual discussion.\nSetting, Patients/Participants, and Main results: not applicable.\nConclusions: For the purposes of measurement and operationalisation, equity in health is the absence of systematic disparities in health (or in the major social determinants of health) between groups with different levels of underlying social advantage/disadvantage—that is, wealth, power, or prestige. Inequities in health systematically put groups of people who are already socially disadvantaged (for example, by virtue of being poor, female, and/or members of a disenfranchised racial, ethnic, or religious group) at further disadvantage with respect to their health; health is essential to wellbeing and to overcoming other effects of social disadvantage. Equity is an ethical principle; it also is consonant with and closely related to human rights principles. The proposed definition of equity supports operationalisation of the right to the highest attainable standard of health as indicated by the health status of the most socially advantaged group. Assessing health equity requires comparing health and its social determinants between more and less advantaged social groups. These comparisons are essential to assess whether national and international policies are leading toward or away from greater social justice in health.","container-title":"Journal of Epidemiology &amp; Community Health","DOI":"10.1136/jech.57.4.254","ISSN":"0143-005X, 1470-2738","issue":"4","language":"en","note":"publisher: BMJ Publishing Group Ltd\nsection: Theory and methods\nPMID: 12646539","page":"254-258","source":"jech.bmj.com","title":"Defining equity in health","volume":"57","author":[{"family":"Braveman","given":"P."},{"family":"Gruskin","given":"S."}],"issued":{"date-parts":[["2003",4,1]]}}},{"id":1916,"uris":["http://zotero.org/users/4165130/items/C7S7WD5J"],"uri":["http://zotero.org/users/4165130/items/C7S7WD5J"],"itemData":{"id":1916,"type":"article-journal","abstract":"In 1984, the 32 member states of the World Health Organization European Region took a remarkable step forward in agreeing unanimously on 38 targets for a common health policy for the Region. Not only was equity the subject of the first of these targets, but it was also seen as a fundamental theme running right through the policy as a whole. However, equity can mean different things to different people. This article looks at the concepts and principles of equity as understood in the context of the World Health Organization's Health for All policy. After considering the possible causes of the differences in health observed in populations—some of them inevitable and some unnecessary and unfair—the author discusses equity in relation to health care, concentrating on issues of access to care, utilization, and quality. Lastly, seven principles for action are outlined, stemming from these concepts, to be borne in mind when designing or implementing policies, so that greater equity in health and health care can be promoted.","container-title":"International Journal of Health Services","DOI":"10.2190/986L-LHQ6-2VTE-YRRN","ISSN":"0020-7314","issue":"3","journalAbbreviation":"Int J Health Serv","language":"en","note":"publisher: SAGE Publications Inc","page":"429-445","source":"SAGE Journals","title":"The Concepts and Principles of Equity and Health","volume":"22","author":[{"family":"Whitehead","given":"Margaret"}],"issued":{"date-parts":[["1992",7,1]]}}}],"schema":"https://github.com/citation-style-language/schema/raw/master/csl-citation.json"} </w:instrText>
      </w:r>
      <w:r w:rsidR="0099557D" w:rsidRPr="007A6550">
        <w:rPr>
          <w:rFonts w:ascii="Times New Roman" w:hAnsi="Times New Roman" w:cs="Times New Roman"/>
        </w:rPr>
        <w:fldChar w:fldCharType="separate"/>
      </w:r>
      <w:r w:rsidR="0099557D" w:rsidRPr="007A6550">
        <w:rPr>
          <w:rFonts w:ascii="Times New Roman" w:hAnsi="Times New Roman" w:cs="Times New Roman"/>
          <w:noProof/>
        </w:rPr>
        <w:t>(Braveman and Gruskin 2003; Whitehead 1992)</w:t>
      </w:r>
      <w:r w:rsidR="0099557D" w:rsidRPr="007A6550">
        <w:rPr>
          <w:rFonts w:ascii="Times New Roman" w:hAnsi="Times New Roman" w:cs="Times New Roman"/>
        </w:rPr>
        <w:fldChar w:fldCharType="end"/>
      </w:r>
      <w:r w:rsidRPr="007A6550">
        <w:rPr>
          <w:rFonts w:ascii="Times New Roman" w:hAnsi="Times New Roman" w:cs="Times New Roman"/>
        </w:rPr>
        <w:t xml:space="preserve"> -- and to informing public health policies seeking to eliminate these inequities. Health </w:t>
      </w:r>
      <w:r w:rsidRPr="007A6550">
        <w:rPr>
          <w:rFonts w:ascii="Times New Roman" w:hAnsi="Times New Roman" w:cs="Times New Roman"/>
        </w:rPr>
        <w:lastRenderedPageBreak/>
        <w:t>departments</w:t>
      </w:r>
      <w:r w:rsidR="009D2ABC" w:rsidRPr="007A6550">
        <w:rPr>
          <w:rFonts w:ascii="Times New Roman" w:hAnsi="Times New Roman" w:cs="Times New Roman"/>
        </w:rPr>
        <w:t xml:space="preserve"> employ such models to</w:t>
      </w:r>
      <w:r w:rsidRPr="007A6550">
        <w:rPr>
          <w:rFonts w:ascii="Times New Roman" w:hAnsi="Times New Roman" w:cs="Times New Roman"/>
        </w:rPr>
        <w:t xml:space="preserve"> identify social groups disproportionately and unfairly burdened by disease </w:t>
      </w:r>
      <w:r w:rsidR="009D2ABC" w:rsidRPr="007A6550">
        <w:rPr>
          <w:rFonts w:ascii="Times New Roman" w:hAnsi="Times New Roman" w:cs="Times New Roman"/>
        </w:rPr>
        <w:t>and likely to benefit from</w:t>
      </w:r>
      <w:r w:rsidRPr="007A6550">
        <w:rPr>
          <w:rFonts w:ascii="Times New Roman" w:hAnsi="Times New Roman" w:cs="Times New Roman"/>
        </w:rPr>
        <w:t xml:space="preserve"> public health interventions and resources</w:t>
      </w:r>
      <w:r w:rsidR="008E5734" w:rsidRPr="007A6550">
        <w:rPr>
          <w:rFonts w:ascii="Times New Roman" w:hAnsi="Times New Roman" w:cs="Times New Roman"/>
        </w:rPr>
        <w:t xml:space="preserve"> </w:t>
      </w:r>
      <w:r w:rsidR="008E5734" w:rsidRPr="007A6550">
        <w:rPr>
          <w:rFonts w:ascii="Times New Roman" w:hAnsi="Times New Roman" w:cs="Times New Roman"/>
        </w:rPr>
        <w:fldChar w:fldCharType="begin"/>
      </w:r>
      <w:r w:rsidR="00CF6C5B" w:rsidRPr="007A6550">
        <w:rPr>
          <w:rFonts w:ascii="Times New Roman" w:hAnsi="Times New Roman" w:cs="Times New Roman"/>
        </w:rPr>
        <w:instrText xml:space="preserve"> ADDIN ZOTERO_ITEM CSL_CITATION {"citationID":"2DsIMKhl","properties":{"formattedCitation":"(Association of State and Territorial Health Officials 2021; National Association of County Health Officials 2021)","plainCitation":"(Association of State and Territorial Health Officials 2021; National Association of County Health Officials 2021)","noteIndex":0},"citationItems":[{"id":1923,"uris":["http://zotero.org/users/4165130/items/5CP9AXXQ"],"uri":["http://zotero.org/users/4165130/items/5CP9AXXQ"],"itemData":{"id":1923,"type":"webpage","container-title":"Association of State and Territorial Health Officials","title":"Health Equity and Social Determinants of Health","URL":"https://astho.org/Programs/Health-Equity/","author":[{"family":"Association of State and Territorial Health Officials","given":""}],"accessed":{"date-parts":[["2021",4,19]]},"issued":{"date-parts":[["2021"]]}}},{"id":1925,"uris":["http://zotero.org/users/4165130/items/RP47XNLM"],"uri":["http://zotero.org/users/4165130/items/RP47XNLM"],"itemData":{"id":1925,"type":"webpage","container-title":"National Association of County Health Officials","title":"Health Equity and Social Justice","URL":"https://www.naccho.org/programs/public-health-infrastructure/health-equity","author":[{"family":"National Association of County Health Officials","given":""}],"accessed":{"date-parts":[["2021",4,19]]},"issued":{"date-parts":[["2021"]]}}}],"schema":"https://github.com/citation-style-language/schema/raw/master/csl-citation.json"} </w:instrText>
      </w:r>
      <w:r w:rsidR="008E5734" w:rsidRPr="007A6550">
        <w:rPr>
          <w:rFonts w:ascii="Times New Roman" w:hAnsi="Times New Roman" w:cs="Times New Roman"/>
        </w:rPr>
        <w:fldChar w:fldCharType="separate"/>
      </w:r>
      <w:r w:rsidR="00CF6C5B" w:rsidRPr="007A6550">
        <w:rPr>
          <w:rFonts w:ascii="Times New Roman" w:hAnsi="Times New Roman" w:cs="Times New Roman"/>
          <w:noProof/>
        </w:rPr>
        <w:t>(Association of State and Territorial Health Officials 2021; National Association of County Health Officials 2021)</w:t>
      </w:r>
      <w:r w:rsidR="008E5734" w:rsidRPr="007A6550">
        <w:rPr>
          <w:rFonts w:ascii="Times New Roman" w:hAnsi="Times New Roman" w:cs="Times New Roman"/>
        </w:rPr>
        <w:fldChar w:fldCharType="end"/>
      </w:r>
      <w:r w:rsidR="009D2ABC" w:rsidRPr="007A6550">
        <w:rPr>
          <w:rFonts w:ascii="Times New Roman" w:hAnsi="Times New Roman" w:cs="Times New Roman"/>
        </w:rPr>
        <w:t>.</w:t>
      </w:r>
      <w:r w:rsidRPr="007A6550">
        <w:rPr>
          <w:rFonts w:ascii="Times New Roman" w:hAnsi="Times New Roman" w:cs="Times New Roman"/>
        </w:rPr>
        <w:t xml:space="preserve"> </w:t>
      </w:r>
      <w:r w:rsidR="009D2ABC" w:rsidRPr="007A6550">
        <w:rPr>
          <w:rFonts w:ascii="Times New Roman" w:hAnsi="Times New Roman" w:cs="Times New Roman"/>
        </w:rPr>
        <w:t>A</w:t>
      </w:r>
      <w:r w:rsidRPr="007A6550">
        <w:rPr>
          <w:rFonts w:ascii="Times New Roman" w:hAnsi="Times New Roman" w:cs="Times New Roman"/>
        </w:rPr>
        <w:t xml:space="preserve">cademic researchers </w:t>
      </w:r>
      <w:r w:rsidR="009D2ABC" w:rsidRPr="007A6550">
        <w:rPr>
          <w:rFonts w:ascii="Times New Roman" w:hAnsi="Times New Roman" w:cs="Times New Roman"/>
        </w:rPr>
        <w:t xml:space="preserve">also model disease rates to </w:t>
      </w:r>
      <w:r w:rsidRPr="007A6550">
        <w:rPr>
          <w:rFonts w:ascii="Times New Roman" w:hAnsi="Times New Roman" w:cs="Times New Roman"/>
        </w:rPr>
        <w:t>investigate how social, economic, and environmental inequities across privileged vs. marginalized</w:t>
      </w:r>
      <w:r w:rsidR="00AF580F">
        <w:rPr>
          <w:rFonts w:ascii="Times New Roman" w:hAnsi="Times New Roman" w:cs="Times New Roman"/>
        </w:rPr>
        <w:t xml:space="preserve"> social</w:t>
      </w:r>
      <w:r w:rsidRPr="007A6550">
        <w:rPr>
          <w:rFonts w:ascii="Times New Roman" w:hAnsi="Times New Roman" w:cs="Times New Roman"/>
        </w:rPr>
        <w:t xml:space="preserve"> groups manifest as health inequities</w:t>
      </w:r>
      <w:r w:rsidR="00B367B4" w:rsidRPr="007A6550">
        <w:rPr>
          <w:rFonts w:ascii="Times New Roman" w:hAnsi="Times New Roman" w:cs="Times New Roman"/>
        </w:rPr>
        <w:t xml:space="preserve"> and </w:t>
      </w:r>
      <w:r w:rsidR="00B73D78">
        <w:rPr>
          <w:rFonts w:ascii="Times New Roman" w:hAnsi="Times New Roman" w:cs="Times New Roman"/>
        </w:rPr>
        <w:t xml:space="preserve">how </w:t>
      </w:r>
      <w:r w:rsidR="00B367B4" w:rsidRPr="007A6550">
        <w:rPr>
          <w:rFonts w:ascii="Times New Roman" w:hAnsi="Times New Roman" w:cs="Times New Roman"/>
        </w:rPr>
        <w:t>risk patterns and inequities vary over space</w:t>
      </w:r>
      <w:r w:rsidR="00A67EE2" w:rsidRPr="007A6550">
        <w:rPr>
          <w:rFonts w:ascii="Times New Roman" w:hAnsi="Times New Roman" w:cs="Times New Roman"/>
        </w:rPr>
        <w:t xml:space="preserve"> </w:t>
      </w:r>
      <w:r w:rsidR="00D06DB0">
        <w:rPr>
          <w:rFonts w:ascii="Times New Roman" w:hAnsi="Times New Roman" w:cs="Times New Roman"/>
        </w:rPr>
        <w:t xml:space="preserve">and/or time </w:t>
      </w:r>
      <w:r w:rsidR="00A67EE2" w:rsidRPr="007A6550">
        <w:rPr>
          <w:rFonts w:ascii="Times New Roman" w:hAnsi="Times New Roman" w:cs="Times New Roman"/>
        </w:rPr>
        <w:fldChar w:fldCharType="begin"/>
      </w:r>
      <w:r w:rsidR="00A67EE2" w:rsidRPr="007A6550">
        <w:rPr>
          <w:rFonts w:ascii="Times New Roman" w:hAnsi="Times New Roman" w:cs="Times New Roman"/>
        </w:rPr>
        <w:instrText xml:space="preserve"> ADDIN ZOTERO_ITEM CSL_CITATION {"citationID":"AL40QTpF","properties":{"formattedCitation":"(Beckfield 2018; Berkman, Kawachi, and Glymour 2014)","plainCitation":"(Beckfield 2018; Berkman, Kawachi, and Glymour 2014)","noteIndex":0},"citationItems":[{"id":1921,"uris":["http://zotero.org/users/4165130/items/INVV5X8C"],"uri":["http://zotero.org/users/4165130/items/INVV5X8C"],"itemData":{"id":1921,"type":"book","publisher":"Oxford University Press","source":"Google Scholar","title":"Political sociology and the people's health","author":[{"family":"Beckfield","given":"Jason"}],"issued":{"date-parts":[["2018"]]}}},{"id":1918,"uris":["http://zotero.org/users/4165130/items/WHXPA7LJ"],"uri":["http://zotero.org/users/4165130/items/WHXPA7LJ"],"itemData":{"id":1918,"type":"book","publisher":"Oxford University Press","source":"Google Scholar","title":"Social epidemiology","author":[{"family":"Berkman","given":"Lisa F."},{"family":"Kawachi","given":"Ichirō"},{"family":"Glymour","given":"M. Maria"}],"issued":{"date-parts":[["2014"]]}}}],"schema":"https://github.com/citation-style-language/schema/raw/master/csl-citation.json"} </w:instrText>
      </w:r>
      <w:r w:rsidR="00A67EE2" w:rsidRPr="007A6550">
        <w:rPr>
          <w:rFonts w:ascii="Times New Roman" w:hAnsi="Times New Roman" w:cs="Times New Roman"/>
        </w:rPr>
        <w:fldChar w:fldCharType="separate"/>
      </w:r>
      <w:r w:rsidR="00A67EE2" w:rsidRPr="007A6550">
        <w:rPr>
          <w:rFonts w:ascii="Times New Roman" w:hAnsi="Times New Roman" w:cs="Times New Roman"/>
          <w:noProof/>
        </w:rPr>
        <w:t>(Beckfield 2018; Berkman, Kawachi, and Glymour 2014)</w:t>
      </w:r>
      <w:r w:rsidR="00A67EE2" w:rsidRPr="007A6550">
        <w:rPr>
          <w:rFonts w:ascii="Times New Roman" w:hAnsi="Times New Roman" w:cs="Times New Roman"/>
        </w:rPr>
        <w:fldChar w:fldCharType="end"/>
      </w:r>
      <w:r w:rsidRPr="007A6550">
        <w:rPr>
          <w:rFonts w:ascii="Times New Roman" w:hAnsi="Times New Roman" w:cs="Times New Roman"/>
        </w:rPr>
        <w:t>. Small</w:t>
      </w:r>
      <w:r w:rsidR="009D2ABC" w:rsidRPr="007A6550">
        <w:rPr>
          <w:rFonts w:ascii="Times New Roman" w:hAnsi="Times New Roman" w:cs="Times New Roman"/>
        </w:rPr>
        <w:t>-</w:t>
      </w:r>
      <w:r w:rsidRPr="007A6550">
        <w:rPr>
          <w:rFonts w:ascii="Times New Roman" w:hAnsi="Times New Roman" w:cs="Times New Roman"/>
        </w:rPr>
        <w:t xml:space="preserve">area </w:t>
      </w:r>
      <w:r w:rsidR="0030767C" w:rsidRPr="007A6550">
        <w:rPr>
          <w:rFonts w:ascii="Times New Roman" w:hAnsi="Times New Roman" w:cs="Times New Roman"/>
        </w:rPr>
        <w:t>disease rates</w:t>
      </w:r>
      <w:r w:rsidRPr="007A6550">
        <w:rPr>
          <w:rFonts w:ascii="Times New Roman" w:hAnsi="Times New Roman" w:cs="Times New Roman"/>
        </w:rPr>
        <w:t xml:space="preserve"> for social groups, e.g. racialized or economic groups, are often utilized for this purpose, and </w:t>
      </w:r>
      <w:r w:rsidR="0030767C" w:rsidRPr="007A6550">
        <w:rPr>
          <w:rFonts w:ascii="Times New Roman" w:hAnsi="Times New Roman" w:cs="Times New Roman"/>
        </w:rPr>
        <w:t xml:space="preserve">either </w:t>
      </w:r>
      <w:r w:rsidRPr="007A6550">
        <w:rPr>
          <w:rFonts w:ascii="Times New Roman" w:hAnsi="Times New Roman" w:cs="Times New Roman"/>
        </w:rPr>
        <w:t xml:space="preserve">generalized linear models (GLM) or generalized linear mixed models (GLMM) </w:t>
      </w:r>
      <w:r w:rsidR="00F00D4B" w:rsidRPr="007A6550">
        <w:rPr>
          <w:rFonts w:ascii="Times New Roman" w:hAnsi="Times New Roman" w:cs="Times New Roman"/>
        </w:rPr>
        <w:t xml:space="preserve">for count/rate outcomes </w:t>
      </w:r>
      <w:r w:rsidRPr="007A6550">
        <w:rPr>
          <w:rFonts w:ascii="Times New Roman" w:hAnsi="Times New Roman" w:cs="Times New Roman"/>
        </w:rPr>
        <w:t>are employed to estimate the extant health inequities</w:t>
      </w:r>
      <w:r w:rsidR="009447BD">
        <w:rPr>
          <w:rFonts w:ascii="Times New Roman" w:hAnsi="Times New Roman" w:cs="Times New Roman"/>
        </w:rPr>
        <w:t xml:space="preserve"> </w:t>
      </w:r>
      <w:r w:rsidR="009447BD">
        <w:rPr>
          <w:rFonts w:ascii="Times New Roman" w:hAnsi="Times New Roman" w:cs="Times New Roman"/>
        </w:rPr>
        <w:fldChar w:fldCharType="begin"/>
      </w:r>
      <w:r w:rsidR="009447BD">
        <w:rPr>
          <w:rFonts w:ascii="Times New Roman" w:hAnsi="Times New Roman" w:cs="Times New Roman"/>
        </w:rPr>
        <w:instrText xml:space="preserve"> ADDIN ZOTERO_ITEM CSL_CITATION {"citationID":"rXSU8wln","properties":{"formattedCitation":"(Burton et al. 2010; Chen 2013; Massachusetts Department of Public Health 2010)","plainCitation":"(Burton et al. 2010; Chen 2013; Massachusetts Department of Public Health 2010)","noteIndex":0},"citationItems":[{"id":1868,"uris":["http://zotero.org/users/4165130/items/PB6ERLSB"],"uri":["http://zotero.org/users/4165130/items/PB6ERLSB"],"itemData":{"id":1868,"type":"article-journal","abstract":"Objectives. We examined associations between the socioeconomic characteristics of census tracts and racial/ethnic disparities in the incidence of bacteremic community-acquired pneumonia among US adults.Methods. We analyzed data on 4870 adults aged 18 years or older with community-acquired bacteremic pneumonia identified through active, population-based surveillance in 9 states and geocoded to census tract of residence. We used data from the 2000 US Census to calculate incidence by age, race/ethnicity, and census tract characteristics and Poisson regression to estimate rate ratios (RRs) and 95% confidence intervals (CIs).Results. During 2003 to 2004, the average annual incidence of bacteremic pneumonia was 24.2 episodes per 100 000 Black adults versus 10.1 per 100 000 White adults (RR = 2.40; 95% CI = 2.24, 2.57). Incidence among Black residents of census tracts with 20% or more of persons in poverty (most impoverished) was 4.4 times the incidence among White residents of census tracts with less than 5% of persons in poverty (least impoverished). Racial disparities in incidence were reduced but remained significant in models that controlled for age, census tract poverty level, and state.Conclusions. Adults living in impoverished census tracts are at increased risk of bacteremic pneumonia and should be targeted for prevention efforts.","container-title":"American Journal of Public Health","DOI":"10.2105/AJPH.2009.181313","ISSN":"0090-0036","issue":"10","journalAbbreviation":"Am J Public Health","note":"publisher: American Public Health Association","page":"1904-1911","source":"ajph.aphapublications.org (Atypon)","title":"Socioeconomic and Racial/Ethnic Disparities in the Incidence of Bacteremic Pneumonia Among US Adults","volume":"100","author":[{"family":"Burton","given":"Deron C."},{"family":"Flannery","given":"Brendan"},{"family":"Bennett","given":"Nancy M."},{"family":"Farley","given":"Monica M."},{"family":"Gershman","given":"Ken"},{"family":"Harrison","given":"Lee H."},{"family":"Lynfield","given":"Ruth"},{"family":"Petit","given":"Susan"},{"family":"Reingold","given":"Arthur L."},{"family":"Schaffner","given":"William"},{"family":"Thomas","given":"Ann"},{"family":"Plikaytis","given":"Brian D."},{"family":"Rose","given":"Charles E."},{"family":"Whitney","given":"Cynthia G."},{"family":"Schuchat","given":"Anne"}],"issued":{"date-parts":[["2010",10,1]]}}},{"id":1909,"uris":["http://zotero.org/users/4165130/items/UYLFWS2E"],"uri":["http://zotero.org/users/4165130/items/UYLFWS2E"],"itemData":{"id":1909,"type":"chapter","container-title":"Geographic Health Data: Fundamental Techniques for Analysis","page":"183-208","publisher":"CABI","title":"Multilevel and hierarchical models for disease mapping","author":[{"family":"Chen","given":"Jarvis T."}],"issued":{"date-parts":[["2013"]]}}},{"id":1891,"uris":["http://zotero.org/users/4165130/items/QPGRBPCX"],"uri":["http://zotero.org/users/4165130/items/QPGRBPCX"],"itemData":{"id":1891,"type":"report","event-place":"Boston, MA","publisher-place":"Boston, MA","title":"Health of Massachusetts","URL":"https://www.mass.gov/files/2017-08/health-mass.pdf","author":[{"family":"Massachusetts Department of Public Health","given":""}],"accessed":{"date-parts":[["2021",4,19]]},"issued":{"date-parts":[["2010"]]}}}],"schema":"https://github.com/citation-style-language/schema/raw/master/csl-citation.json"} </w:instrText>
      </w:r>
      <w:r w:rsidR="009447BD">
        <w:rPr>
          <w:rFonts w:ascii="Times New Roman" w:hAnsi="Times New Roman" w:cs="Times New Roman"/>
        </w:rPr>
        <w:fldChar w:fldCharType="separate"/>
      </w:r>
      <w:r w:rsidR="009447BD">
        <w:rPr>
          <w:rFonts w:ascii="Times New Roman" w:hAnsi="Times New Roman" w:cs="Times New Roman"/>
          <w:noProof/>
        </w:rPr>
        <w:t>(Burton et al. 2010; Chen 2013; Massachusetts Department of Public Health 2010)</w:t>
      </w:r>
      <w:r w:rsidR="009447BD">
        <w:rPr>
          <w:rFonts w:ascii="Times New Roman" w:hAnsi="Times New Roman" w:cs="Times New Roman"/>
        </w:rPr>
        <w:fldChar w:fldCharType="end"/>
      </w:r>
      <w:r w:rsidRPr="007A6550">
        <w:rPr>
          <w:rFonts w:ascii="Times New Roman" w:hAnsi="Times New Roman" w:cs="Times New Roman"/>
        </w:rPr>
        <w:t xml:space="preserve">. </w:t>
      </w:r>
    </w:p>
    <w:p w14:paraId="4975B712" w14:textId="116F62DC" w:rsidR="00C50F36" w:rsidRDefault="009C0528" w:rsidP="009C0528">
      <w:pPr>
        <w:pStyle w:val="BodyText"/>
        <w:spacing w:line="480" w:lineRule="auto"/>
        <w:ind w:right="1094" w:firstLine="720"/>
        <w:rPr>
          <w:rFonts w:ascii="Times New Roman" w:hAnsi="Times New Roman" w:cs="Times New Roman"/>
        </w:rPr>
      </w:pPr>
      <w:r w:rsidRPr="007A6550">
        <w:rPr>
          <w:rFonts w:ascii="Times New Roman" w:hAnsi="Times New Roman" w:cs="Times New Roman"/>
        </w:rPr>
        <w:t>Under</w:t>
      </w:r>
      <w:r w:rsidR="00F00D4B" w:rsidRPr="007A6550">
        <w:rPr>
          <w:rFonts w:ascii="Times New Roman" w:hAnsi="Times New Roman" w:cs="Times New Roman"/>
        </w:rPr>
        <w:t xml:space="preserve"> the </w:t>
      </w:r>
      <w:r w:rsidR="00967FDA">
        <w:rPr>
          <w:rFonts w:ascii="Times New Roman" w:hAnsi="Times New Roman" w:cs="Times New Roman"/>
        </w:rPr>
        <w:t>usual</w:t>
      </w:r>
      <w:r w:rsidRPr="007A6550">
        <w:rPr>
          <w:rFonts w:ascii="Times New Roman" w:hAnsi="Times New Roman" w:cs="Times New Roman"/>
        </w:rPr>
        <w:t xml:space="preserve"> modeling assumptions, the</w:t>
      </w:r>
      <w:r w:rsidR="00967FDA">
        <w:rPr>
          <w:rFonts w:ascii="Times New Roman" w:hAnsi="Times New Roman" w:cs="Times New Roman"/>
        </w:rPr>
        <w:t xml:space="preserve"> standard</w:t>
      </w:r>
      <w:r w:rsidR="00F00D4B" w:rsidRPr="007A6550">
        <w:rPr>
          <w:rFonts w:ascii="Times New Roman" w:hAnsi="Times New Roman" w:cs="Times New Roman"/>
        </w:rPr>
        <w:t xml:space="preserve"> log-linear GLM and GLMM</w:t>
      </w:r>
      <w:r w:rsidR="00967FDA">
        <w:rPr>
          <w:rFonts w:ascii="Times New Roman" w:hAnsi="Times New Roman" w:cs="Times New Roman"/>
        </w:rPr>
        <w:t xml:space="preserve"> </w:t>
      </w:r>
      <w:r w:rsidR="00F00D4B" w:rsidRPr="007A6550">
        <w:rPr>
          <w:rFonts w:ascii="Times New Roman" w:hAnsi="Times New Roman" w:cs="Times New Roman"/>
        </w:rPr>
        <w:t>used to</w:t>
      </w:r>
      <w:r w:rsidRPr="007A6550">
        <w:rPr>
          <w:rFonts w:ascii="Times New Roman" w:hAnsi="Times New Roman" w:cs="Times New Roman"/>
        </w:rPr>
        <w:t xml:space="preserve"> </w:t>
      </w:r>
      <w:r w:rsidR="00967FDA">
        <w:rPr>
          <w:rFonts w:ascii="Times New Roman" w:hAnsi="Times New Roman" w:cs="Times New Roman"/>
        </w:rPr>
        <w:t>model</w:t>
      </w:r>
      <w:r w:rsidRPr="007A6550">
        <w:rPr>
          <w:rFonts w:ascii="Times New Roman" w:hAnsi="Times New Roman" w:cs="Times New Roman"/>
        </w:rPr>
        <w:t xml:space="preserve"> inequities</w:t>
      </w:r>
      <w:r w:rsidR="00F00D4B" w:rsidRPr="007A6550">
        <w:rPr>
          <w:rFonts w:ascii="Times New Roman" w:hAnsi="Times New Roman" w:cs="Times New Roman"/>
        </w:rPr>
        <w:t xml:space="preserve"> estimate the same marginal </w:t>
      </w:r>
      <w:r w:rsidR="00967FDA">
        <w:rPr>
          <w:rFonts w:ascii="Times New Roman" w:hAnsi="Times New Roman" w:cs="Times New Roman"/>
        </w:rPr>
        <w:t>rate ratio comparing health outcomes across social groups</w:t>
      </w:r>
      <w:r w:rsidR="009447BD">
        <w:rPr>
          <w:rFonts w:ascii="Times New Roman" w:hAnsi="Times New Roman" w:cs="Times New Roman"/>
        </w:rPr>
        <w:t xml:space="preserve"> </w:t>
      </w:r>
      <w:r w:rsidR="009447BD">
        <w:rPr>
          <w:rFonts w:ascii="Times New Roman" w:hAnsi="Times New Roman" w:cs="Times New Roman"/>
        </w:rPr>
        <w:fldChar w:fldCharType="begin"/>
      </w:r>
      <w:r w:rsidR="009447BD">
        <w:rPr>
          <w:rFonts w:ascii="Times New Roman" w:hAnsi="Times New Roman" w:cs="Times New Roman"/>
        </w:rPr>
        <w:instrText xml:space="preserve"> ADDIN ZOTERO_ITEM CSL_CITATION {"citationID":"EJ3SrEnJ","properties":{"formattedCitation":"(Demidenko 2007; Young et al. 2007; Zhang et al. 2012)","plainCitation":"(Demidenko 2007; Young et al. 2007; Zhang et al. 2012)","noteIndex":0},"citationItems":[{"id":1873,"uris":["http://zotero.org/users/4165130/items/AP3KNLB7"],"uri":["http://zotero.org/users/4165130/items/AP3KNLB7"],"itemData":{"id":1873,"type":"article-journal","abstract":"We compare five methods for parameter estimation of a Poisson regression model for clustered data: (1) ordinary (naive) Poisson regression (OP), which ignores intracluster correlation, (2) Poisson regression with fixed cluster-specific intercepts (FI), (3) a generalized estimating equations (GEE) approach with an equi-correlation matrix, (4) an exact generalized estimating equations (EGEE) approach with an exact covariance matrix, and (5) maximum likelihood (ML). Special attention is given to the simplest case of the Poisson regression with a cluster-specific intercept random when the asymptotic covariance matrix is obtained in closed form. We prove that methods 1–5, except GEE, produce the same estimates of slope coefficients for balanced data (an equal number of observations in each cluster and the same vectors of covariates). All five methods lead to consistent estimates of slopes but have different efficiency for unbalanced data design. It is shown that the FI approach can be derived as a limiting case of maximum likelihood when the cluster variance increases to infinity. Exact asymptotic covariance matrices are derived for each method. In terms of asymptotic efficiency, the methods split into two groups: OP &amp; GEE and EGEE &amp; FI &amp; ML. Thus, contrary to the existing practice, there is no advantage in using GEE because it is substantially outperformed by EGEE and FI. In particular, EGEE does not require integration and is easy to compute with the asymptotic variances of the slope estimates close to those of the ML.","container-title":"International Statistical Review","DOI":"https://doi.org/10.1111/j.1751-5823.2006.00003.x","ISSN":"1751-5823","issue":"1","language":"en","note":"_eprint: https://onlinelibrary.wiley.com/doi/pdf/10.1111/j.1751-5823.2006.00003.x","page":"96-113","source":"Wiley Online Library","title":"Poisson Regression for Clustered Data","volume":"75","author":[{"family":"Demidenko","given":"Eugene"}],"issued":{"date-parts":[["2007"]]}}},{"id":1905,"uris":["http://zotero.org/users/4165130/items/N3J94GIW"],"uri":["http://zotero.org/users/4165130/items/N3J94GIW"],"itemData":{"id":1905,"type":"article-journal","abstract":"Maximum likelihood estimation techniques for subject-specific (SS) generalized linear mixed models and generalized estimating equations for marginal or population-averaged (PA) models are often used for the analysis of cluster-unit intervention trials. Although both classes of procedures account for the presence of within-cluster correlations, the interpretations of fixed effects including intervention effect parameters differ in SS and PA models. Furthermore, closed-form mathematical expressions relating SS and PA parameters from the two respective approaches are generally lacking. This paper investigates the special case of correlated Poisson responses where, for a log-linear model with normal random effects, exact relationships are available. Equivalent PA model representations of two SS models commonly used in the analysis of nested cross-sectional cluster trials with count data are derived. The mathematical results are illustrated with count data from a large non-randomized cluster trial to reduce underage drinking. Knowledge of relationships among parameters in the respective mean and covariance models is essential to understanding empirical comparisons of the two approaches.","container-title":"Statistical Methods in Medical Research","DOI":"10.1177/0962280206071931","ISSN":"0962-2802","issue":"2","journalAbbreviation":"Stat Methods Med Res","language":"en","note":"publisher: SAGE Publications Ltd STM","page":"167-184","source":"SAGE Journals","title":"Comparison of subject-specific and population averaged models for count data from cluster-unit intervention trials","volume":"16","author":[{"family":"Young","given":"Mary L."},{"family":"Preisser","given":"John S."},{"family":"Qaqish","given":"Bahjat F."},{"family":"Wolfson","given":"Mark"}],"issued":{"date-parts":[["2007",4,1]]}}},{"id":1907,"uris":["http://zotero.org/users/4165130/items/SLR69JLR"],"uri":["http://zotero.org/users/4165130/items/SLR69JLR"],"itemData":{"id":1907,"type":"article-journal","abstract":"Poisson log-linear regression is a popular model for count responses. We examine two popular extensions of this model – the generalized estimating equations (GEE) and the generalized linear mixed-effects model (GLMM) – to longitudinal data analysis and complement the existing literature on characterizing the relationship between the two dueling paradigms in this setting. Unlike linear regression, the GEE and the GLMM carry significant conceptual and practical implications when applied to modeling count data. Our findings shed additional light on the differences between the two classes of models when used for count data. Our considerations are demonstrated by both real study and simulated data.","container-title":"Journal of Applied Statistics","DOI":"10.1080/02664763.2012.700452","ISSN":"0266-4763","issue":"9","note":"publisher: Taylor &amp; Francis\n_eprint: https://doi.org/10.1080/02664763.2012.700452","page":"2067-2079","source":"Taylor and Francis+NEJM","title":"A new look at the difference between the GEE and the GLMM when modeling longitudinal count responses","volume":"39","author":[{"family":"Zhang","given":"H."},{"family":"Yu","given":"Q."},{"family":"Feng","given":"C."},{"family":"Gunzler","given":"D."},{"family":"Wu","given":"P."},{"family":"Tu","given":"X. M."}],"issued":{"date-parts":[["2012",9,1]]}}}],"schema":"https://github.com/citation-style-language/schema/raw/master/csl-citation.json"} </w:instrText>
      </w:r>
      <w:r w:rsidR="009447BD">
        <w:rPr>
          <w:rFonts w:ascii="Times New Roman" w:hAnsi="Times New Roman" w:cs="Times New Roman"/>
        </w:rPr>
        <w:fldChar w:fldCharType="separate"/>
      </w:r>
      <w:r w:rsidR="009447BD">
        <w:rPr>
          <w:rFonts w:ascii="Times New Roman" w:hAnsi="Times New Roman" w:cs="Times New Roman"/>
          <w:noProof/>
        </w:rPr>
        <w:t>(Demidenko 2007; Young et al. 2007; Zhang et al. 2012)</w:t>
      </w:r>
      <w:r w:rsidR="009447BD">
        <w:rPr>
          <w:rFonts w:ascii="Times New Roman" w:hAnsi="Times New Roman" w:cs="Times New Roman"/>
        </w:rPr>
        <w:fldChar w:fldCharType="end"/>
      </w:r>
      <w:r w:rsidRPr="007A6550">
        <w:rPr>
          <w:rFonts w:ascii="Times New Roman" w:hAnsi="Times New Roman" w:cs="Times New Roman"/>
        </w:rPr>
        <w:t>. In academic research,</w:t>
      </w:r>
      <w:r w:rsidR="000424F5">
        <w:rPr>
          <w:rFonts w:ascii="Times New Roman" w:hAnsi="Times New Roman" w:cs="Times New Roman"/>
        </w:rPr>
        <w:t xml:space="preserve"> log-linear </w:t>
      </w:r>
      <w:r w:rsidRPr="007A6550">
        <w:rPr>
          <w:rFonts w:ascii="Times New Roman" w:hAnsi="Times New Roman" w:cs="Times New Roman"/>
        </w:rPr>
        <w:t>GLMM</w:t>
      </w:r>
      <w:r w:rsidR="00967FDA">
        <w:rPr>
          <w:rFonts w:ascii="Times New Roman" w:hAnsi="Times New Roman" w:cs="Times New Roman"/>
        </w:rPr>
        <w:t>s</w:t>
      </w:r>
      <w:r w:rsidRPr="007A6550">
        <w:rPr>
          <w:rFonts w:ascii="Times New Roman" w:hAnsi="Times New Roman" w:cs="Times New Roman"/>
        </w:rPr>
        <w:t>, also known as disease mapping</w:t>
      </w:r>
      <w:r w:rsidR="00967FDA">
        <w:rPr>
          <w:rFonts w:ascii="Times New Roman" w:hAnsi="Times New Roman" w:cs="Times New Roman"/>
        </w:rPr>
        <w:t xml:space="preserve"> models</w:t>
      </w:r>
      <w:r w:rsidR="0075632B">
        <w:rPr>
          <w:rFonts w:ascii="Times New Roman" w:hAnsi="Times New Roman" w:cs="Times New Roman"/>
        </w:rPr>
        <w:t xml:space="preserve"> when applied to health data from small enumeration areas</w:t>
      </w:r>
      <w:r w:rsidRPr="007A6550">
        <w:rPr>
          <w:rFonts w:ascii="Times New Roman" w:hAnsi="Times New Roman" w:cs="Times New Roman"/>
        </w:rPr>
        <w:t xml:space="preserve">, </w:t>
      </w:r>
      <w:r w:rsidR="00967FDA">
        <w:rPr>
          <w:rFonts w:ascii="Times New Roman" w:hAnsi="Times New Roman" w:cs="Times New Roman"/>
        </w:rPr>
        <w:t>are</w:t>
      </w:r>
      <w:r w:rsidRPr="007A6550">
        <w:rPr>
          <w:rFonts w:ascii="Times New Roman" w:hAnsi="Times New Roman" w:cs="Times New Roman"/>
        </w:rPr>
        <w:t xml:space="preserve"> often preferred due to </w:t>
      </w:r>
      <w:r w:rsidR="00967FDA">
        <w:rPr>
          <w:rFonts w:ascii="Times New Roman" w:hAnsi="Times New Roman" w:cs="Times New Roman"/>
        </w:rPr>
        <w:t>their</w:t>
      </w:r>
      <w:r w:rsidRPr="007A6550">
        <w:rPr>
          <w:rFonts w:ascii="Times New Roman" w:hAnsi="Times New Roman" w:cs="Times New Roman"/>
        </w:rPr>
        <w:t xml:space="preserve"> ability to estimate inequity measures with a marginal interpretation while accounting for </w:t>
      </w:r>
      <w:r w:rsidR="0075632B">
        <w:rPr>
          <w:rFonts w:ascii="Times New Roman" w:hAnsi="Times New Roman" w:cs="Times New Roman"/>
        </w:rPr>
        <w:t xml:space="preserve">spatial </w:t>
      </w:r>
      <w:r w:rsidRPr="007A6550">
        <w:rPr>
          <w:rFonts w:ascii="Times New Roman" w:hAnsi="Times New Roman" w:cs="Times New Roman"/>
        </w:rPr>
        <w:t xml:space="preserve">correlation </w:t>
      </w:r>
      <w:r w:rsidR="00DC1BE5" w:rsidRPr="007A6550">
        <w:rPr>
          <w:rFonts w:ascii="Times New Roman" w:hAnsi="Times New Roman" w:cs="Times New Roman"/>
        </w:rPr>
        <w:t>in small-area data</w:t>
      </w:r>
      <w:r w:rsidR="000424F5">
        <w:rPr>
          <w:rFonts w:ascii="Times New Roman" w:hAnsi="Times New Roman" w:cs="Times New Roman"/>
        </w:rPr>
        <w:t xml:space="preserve">. These models also yield </w:t>
      </w:r>
      <w:r w:rsidRPr="007A6550">
        <w:rPr>
          <w:rFonts w:ascii="Times New Roman" w:hAnsi="Times New Roman" w:cs="Times New Roman"/>
        </w:rPr>
        <w:t>smoothed rate</w:t>
      </w:r>
      <w:r w:rsidR="000424F5">
        <w:rPr>
          <w:rFonts w:ascii="Times New Roman" w:hAnsi="Times New Roman" w:cs="Times New Roman"/>
        </w:rPr>
        <w:t xml:space="preserve"> estimates</w:t>
      </w:r>
      <w:r w:rsidR="00DC1BE5" w:rsidRPr="007A6550">
        <w:rPr>
          <w:rFonts w:ascii="Times New Roman" w:hAnsi="Times New Roman" w:cs="Times New Roman"/>
        </w:rPr>
        <w:t xml:space="preserve"> for small areas where observed rates may be noisy</w:t>
      </w:r>
      <w:r w:rsidR="0075632B">
        <w:rPr>
          <w:rFonts w:ascii="Times New Roman" w:hAnsi="Times New Roman" w:cs="Times New Roman"/>
        </w:rPr>
        <w:t xml:space="preserve"> due to small local sample sizes</w:t>
      </w:r>
      <w:r w:rsidRPr="007A6550">
        <w:rPr>
          <w:rFonts w:ascii="Times New Roman" w:hAnsi="Times New Roman" w:cs="Times New Roman"/>
        </w:rPr>
        <w:t xml:space="preserve">. </w:t>
      </w:r>
      <w:r w:rsidR="00977B33" w:rsidRPr="007A6550">
        <w:rPr>
          <w:rFonts w:ascii="Times New Roman" w:hAnsi="Times New Roman" w:cs="Times New Roman"/>
        </w:rPr>
        <w:t>However,</w:t>
      </w:r>
      <w:r w:rsidR="00967FDA">
        <w:rPr>
          <w:rFonts w:ascii="Times New Roman" w:hAnsi="Times New Roman" w:cs="Times New Roman"/>
        </w:rPr>
        <w:t xml:space="preserve"> GLMMs may not estimate marginal parameters if the data violate </w:t>
      </w:r>
      <w:r w:rsidR="00C50F36">
        <w:rPr>
          <w:rFonts w:ascii="Times New Roman" w:hAnsi="Times New Roman" w:cs="Times New Roman"/>
        </w:rPr>
        <w:t>key modeling</w:t>
      </w:r>
      <w:r w:rsidR="00967FDA">
        <w:rPr>
          <w:rFonts w:ascii="Times New Roman" w:hAnsi="Times New Roman" w:cs="Times New Roman"/>
        </w:rPr>
        <w:t xml:space="preserve"> assumptions.</w:t>
      </w:r>
      <w:r w:rsidR="00977B33" w:rsidRPr="007A6550">
        <w:rPr>
          <w:rFonts w:ascii="Times New Roman" w:hAnsi="Times New Roman" w:cs="Times New Roman"/>
        </w:rPr>
        <w:t xml:space="preserve"> </w:t>
      </w:r>
      <w:r w:rsidR="00C8221F">
        <w:rPr>
          <w:rFonts w:ascii="Times New Roman" w:hAnsi="Times New Roman" w:cs="Times New Roman"/>
        </w:rPr>
        <w:t>For instance, e</w:t>
      </w:r>
      <w:r w:rsidR="00977B33" w:rsidRPr="007A6550">
        <w:rPr>
          <w:rFonts w:ascii="Times New Roman" w:hAnsi="Times New Roman" w:cs="Times New Roman"/>
        </w:rPr>
        <w:t>ndogeneity</w:t>
      </w:r>
      <w:r w:rsidR="002B0D23">
        <w:rPr>
          <w:rFonts w:ascii="Times New Roman" w:hAnsi="Times New Roman" w:cs="Times New Roman"/>
        </w:rPr>
        <w:t xml:space="preserve"> in the form of</w:t>
      </w:r>
      <w:r w:rsidR="00977B33" w:rsidRPr="007A6550">
        <w:rPr>
          <w:rFonts w:ascii="Times New Roman" w:hAnsi="Times New Roman" w:cs="Times New Roman"/>
        </w:rPr>
        <w:t xml:space="preserve"> correlation between covariates and areal-level random effects in a</w:t>
      </w:r>
      <w:r w:rsidR="00C50F36">
        <w:rPr>
          <w:rFonts w:ascii="Times New Roman" w:hAnsi="Times New Roman" w:cs="Times New Roman"/>
        </w:rPr>
        <w:t xml:space="preserve"> GLMM can compromise the marginal interpretations of parameters in the log-linear GLMM</w:t>
      </w:r>
      <w:r w:rsidR="00A67EE2" w:rsidRPr="007A6550">
        <w:rPr>
          <w:rFonts w:ascii="Times New Roman" w:hAnsi="Times New Roman" w:cs="Times New Roman"/>
        </w:rPr>
        <w:t xml:space="preserve"> </w:t>
      </w:r>
      <w:r w:rsidR="009372D1" w:rsidRPr="007A6550">
        <w:rPr>
          <w:rFonts w:ascii="Times New Roman" w:hAnsi="Times New Roman" w:cs="Times New Roman"/>
        </w:rPr>
        <w:fldChar w:fldCharType="begin"/>
      </w:r>
      <w:r w:rsidR="00A67EE2" w:rsidRPr="007A6550">
        <w:rPr>
          <w:rFonts w:ascii="Times New Roman" w:hAnsi="Times New Roman" w:cs="Times New Roman"/>
        </w:rPr>
        <w:instrText xml:space="preserve"> ADDIN ZOTERO_ITEM CSL_CITATION {"citationID":"HDPJAdnY","properties":{"formattedCitation":"(Bates et al. 2014; Mundlak 1978; Neuhaus and McCulloch 2006)","plainCitation":"(Bates et al. 2014; Mundlak 1978; Neuhaus and McCulloch 2006)","noteIndex":0},"citationItems":[{"id":1800,"uris":["http://zotero.org/users/4165130/items/4J4YA9N2"],"uri":["http://zotero.org/users/4165130/items/4J4YA9N2"],"itemData":{"id":1800,"type":"article-journal","container-title":"Journal of Educational and Behavioral Statistics","DOI":"10.3102/1076998614559420","ISSN":"1076-9986, 1935-1054","issue":"6","journalAbbreviation":"Journal of Educational and Behavioral Statistics","language":"en","page":"524-549","source":"DOI.org (Crossref)","title":"Handling Correlations Between Covariates and Random Slopes in Multilevel Models","volume":"39","author":[{"family":"Bates","given":"Michael David"},{"family":"Castellano","given":"Katherine E."},{"family":"Rabe-Hesketh","given":"Sophia"},{"family":"Skrondal","given":"Anders"}],"issued":{"date-parts":[["2014",12]]}}},{"id":1801,"uris":["http://zotero.org/users/4165130/items/W85WSVAB"],"uri":["http://zotero.org/users/4165130/items/W85WSVAB"],"itemData":{"id":1801,"type":"article-journal","abstract":"In empirical analysis of data consisting of repeated observations on economic units (time series on a cross section) it is often assumed that the coefficients of the quantitative variables (slopes) are the same, whereas the coefficients of the qualitative variables (intercepts or effects) vary over units or periods.This is the constant-slope variable-intercept framework. In such an analysis an explicit account should be taken of the statistical dependence that exists between the quantitative variables and the effects. It is shown that when this is done, the random effect approach and the fixed effect approach yield the same estimate for the slopes, the \"within\" estimate. Any matrix combination of the \"within\" and \"between\" estimates is generally biased. When the \"within\" estimate is subject to a relatively large error a minimum mean square error can be applied, as is generally done in regression analysis. Such an estimator is developed here from a somewhat different point of departure.","container-title":"Econometrica","DOI":"10.2307/1913646","ISSN":"0012-9682","issue":"1","note":"publisher: [Wiley, Econometric Society]","page":"69-85","source":"JSTOR","title":"On the Pooling of Time Series and Cross Section Data","volume":"46","author":[{"family":"Mundlak","given":"Yair"}],"issued":{"date-parts":[["1978"]]}}},{"id":1803,"uris":["http://zotero.org/users/4165130/items/QTSW6UHA"],"uri":["http://zotero.org/users/4165130/items/QTSW6UHA"],"itemData":{"id":1803,"type":"article-journal","abstract":"Summary. We consider the situation where the random effects in a generalized linear mixed model may be correlated with one of the predictors, which leads to inconsistent estimators. We show that conditional maximum likelihood can eliminate this bias. Conditional likelihood leads naturally to the partitioning of the covariate into between- and within-cluster components and models that include separate terms for these components also eliminate the source of the bias. Another viewpoint that we develop is the idea that many violations of the assumptions (including correlation between the random effects and a covariate) in a generalized linear mixed model may be cast as misspecified mixing distributions. We illustrate the results with two examples and simulations.","container-title":"Journal of the Royal Statistical Society: Series B (Statistical Methodology)","DOI":"https://doi.org/10.1111/j.1467-9868.2006.00570.x","ISSN":"1467-9868","issue":"5","language":"en","note":"_eprint: https://rss.onlinelibrary.wiley.com/doi/pdf/10.1111/j.1467-9868.2006.00570.x","page":"859-872","source":"Wiley Online Library","title":"Separating between- and within-cluster covariate effects by using conditional and partitioning methods","volume":"68","author":[{"family":"Neuhaus","given":"John M."},{"family":"McCulloch","given":"Charles E."}],"issued":{"date-parts":[["2006"]]}}}],"schema":"https://github.com/citation-style-language/schema/raw/master/csl-citation.json"} </w:instrText>
      </w:r>
      <w:r w:rsidR="009372D1" w:rsidRPr="007A6550">
        <w:rPr>
          <w:rFonts w:ascii="Times New Roman" w:hAnsi="Times New Roman" w:cs="Times New Roman"/>
        </w:rPr>
        <w:fldChar w:fldCharType="separate"/>
      </w:r>
      <w:r w:rsidR="00A67EE2" w:rsidRPr="007A6550">
        <w:rPr>
          <w:rFonts w:ascii="Times New Roman" w:hAnsi="Times New Roman" w:cs="Times New Roman"/>
          <w:noProof/>
        </w:rPr>
        <w:t xml:space="preserve">(Bates et al. 2014; Mundlak 1978; </w:t>
      </w:r>
      <w:r w:rsidR="00A67EE2" w:rsidRPr="007A6550">
        <w:rPr>
          <w:rFonts w:ascii="Times New Roman" w:hAnsi="Times New Roman" w:cs="Times New Roman"/>
          <w:noProof/>
        </w:rPr>
        <w:lastRenderedPageBreak/>
        <w:t>Neuhaus and McCulloch 2006)</w:t>
      </w:r>
      <w:r w:rsidR="009372D1" w:rsidRPr="007A6550">
        <w:rPr>
          <w:rFonts w:ascii="Times New Roman" w:hAnsi="Times New Roman" w:cs="Times New Roman"/>
        </w:rPr>
        <w:fldChar w:fldCharType="end"/>
      </w:r>
      <w:r w:rsidR="00977B33" w:rsidRPr="007A6550">
        <w:rPr>
          <w:rFonts w:ascii="Times New Roman" w:hAnsi="Times New Roman" w:cs="Times New Roman"/>
        </w:rPr>
        <w:t>.</w:t>
      </w:r>
    </w:p>
    <w:p w14:paraId="26B047EB" w14:textId="427FB27D" w:rsidR="00977B33" w:rsidRPr="007A6550" w:rsidRDefault="00977B33" w:rsidP="009C0528">
      <w:pPr>
        <w:pStyle w:val="BodyText"/>
        <w:spacing w:line="480" w:lineRule="auto"/>
        <w:ind w:right="1094" w:firstLine="720"/>
        <w:rPr>
          <w:rFonts w:ascii="Times New Roman" w:hAnsi="Times New Roman" w:cs="Times New Roman"/>
        </w:rPr>
      </w:pPr>
      <w:r w:rsidRPr="007A6550">
        <w:rPr>
          <w:rFonts w:ascii="Times New Roman" w:hAnsi="Times New Roman" w:cs="Times New Roman"/>
        </w:rPr>
        <w:t xml:space="preserve">Although </w:t>
      </w:r>
      <w:r w:rsidR="00C8221F">
        <w:rPr>
          <w:rFonts w:ascii="Times New Roman" w:hAnsi="Times New Roman" w:cs="Times New Roman"/>
        </w:rPr>
        <w:t xml:space="preserve">the </w:t>
      </w:r>
      <w:r w:rsidRPr="007A6550">
        <w:rPr>
          <w:rFonts w:ascii="Times New Roman" w:hAnsi="Times New Roman" w:cs="Times New Roman"/>
        </w:rPr>
        <w:t>impacts of</w:t>
      </w:r>
      <w:r w:rsidR="002B0D23">
        <w:rPr>
          <w:rFonts w:ascii="Times New Roman" w:hAnsi="Times New Roman" w:cs="Times New Roman"/>
        </w:rPr>
        <w:t xml:space="preserve"> </w:t>
      </w:r>
      <w:r w:rsidRPr="007A6550">
        <w:rPr>
          <w:rFonts w:ascii="Times New Roman" w:hAnsi="Times New Roman" w:cs="Times New Roman"/>
        </w:rPr>
        <w:t xml:space="preserve">endogeneity in multilevel model frameworks have been well-studied, little to no work has focused on the implications </w:t>
      </w:r>
      <w:r w:rsidR="00B55C80">
        <w:rPr>
          <w:rFonts w:ascii="Times New Roman" w:hAnsi="Times New Roman" w:cs="Times New Roman"/>
        </w:rPr>
        <w:t>for</w:t>
      </w:r>
      <w:r w:rsidRPr="007A6550">
        <w:rPr>
          <w:rFonts w:ascii="Times New Roman" w:hAnsi="Times New Roman" w:cs="Times New Roman"/>
        </w:rPr>
        <w:t xml:space="preserve"> </w:t>
      </w:r>
      <w:r w:rsidR="00E278F9">
        <w:rPr>
          <w:rFonts w:ascii="Times New Roman" w:hAnsi="Times New Roman" w:cs="Times New Roman"/>
        </w:rPr>
        <w:t xml:space="preserve">disease mapping models </w:t>
      </w:r>
      <w:r w:rsidR="0075632B">
        <w:rPr>
          <w:rFonts w:ascii="Times New Roman" w:hAnsi="Times New Roman" w:cs="Times New Roman"/>
        </w:rPr>
        <w:t>within</w:t>
      </w:r>
      <w:r w:rsidR="00E278F9">
        <w:rPr>
          <w:rFonts w:ascii="Times New Roman" w:hAnsi="Times New Roman" w:cs="Times New Roman"/>
        </w:rPr>
        <w:t xml:space="preserve"> health inequity research.</w:t>
      </w:r>
      <w:r w:rsidRPr="007A6550">
        <w:rPr>
          <w:rFonts w:ascii="Times New Roman" w:hAnsi="Times New Roman" w:cs="Times New Roman"/>
        </w:rPr>
        <w:t xml:space="preserve"> </w:t>
      </w:r>
      <w:r w:rsidR="00E278F9">
        <w:rPr>
          <w:rFonts w:ascii="Times New Roman" w:hAnsi="Times New Roman" w:cs="Times New Roman"/>
        </w:rPr>
        <w:t>We find that</w:t>
      </w:r>
      <w:r w:rsidRPr="007A6550">
        <w:rPr>
          <w:rFonts w:ascii="Times New Roman" w:hAnsi="Times New Roman" w:cs="Times New Roman"/>
        </w:rPr>
        <w:t xml:space="preserve"> residential segregation combined with social group differences in on-average individual risk</w:t>
      </w:r>
      <w:r w:rsidR="00E278F9">
        <w:rPr>
          <w:rFonts w:ascii="Times New Roman" w:hAnsi="Times New Roman" w:cs="Times New Roman"/>
        </w:rPr>
        <w:t xml:space="preserve"> give rise to small-area data that </w:t>
      </w:r>
      <w:r w:rsidR="00B73D78">
        <w:rPr>
          <w:rFonts w:ascii="Times New Roman" w:hAnsi="Times New Roman" w:cs="Times New Roman"/>
        </w:rPr>
        <w:t xml:space="preserve">induce </w:t>
      </w:r>
      <w:r w:rsidRPr="007A6550">
        <w:rPr>
          <w:rFonts w:ascii="Times New Roman" w:hAnsi="Times New Roman" w:cs="Times New Roman"/>
        </w:rPr>
        <w:t>endogeneity</w:t>
      </w:r>
      <w:r w:rsidR="00B73D78">
        <w:rPr>
          <w:rFonts w:ascii="Times New Roman" w:hAnsi="Times New Roman" w:cs="Times New Roman"/>
        </w:rPr>
        <w:t xml:space="preserve"> due to</w:t>
      </w:r>
      <w:r w:rsidRPr="007A6550">
        <w:rPr>
          <w:rFonts w:ascii="Times New Roman" w:hAnsi="Times New Roman" w:cs="Times New Roman"/>
        </w:rPr>
        <w:t xml:space="preserve"> correlation between </w:t>
      </w:r>
      <w:r w:rsidRPr="007A6550">
        <w:rPr>
          <w:rFonts w:ascii="Times New Roman" w:hAnsi="Times New Roman" w:cs="Times New Roman"/>
          <w:i/>
          <w:iCs/>
        </w:rPr>
        <w:t>the offset</w:t>
      </w:r>
      <w:r w:rsidRPr="007A6550">
        <w:rPr>
          <w:rFonts w:ascii="Times New Roman" w:hAnsi="Times New Roman" w:cs="Times New Roman"/>
        </w:rPr>
        <w:t xml:space="preserve"> and random effects in</w:t>
      </w:r>
      <w:r w:rsidR="00E278F9">
        <w:rPr>
          <w:rFonts w:ascii="Times New Roman" w:hAnsi="Times New Roman" w:cs="Times New Roman"/>
        </w:rPr>
        <w:t xml:space="preserve"> disease mapping models</w:t>
      </w:r>
      <w:r w:rsidRPr="007A6550">
        <w:rPr>
          <w:rFonts w:ascii="Times New Roman" w:hAnsi="Times New Roman" w:cs="Times New Roman"/>
        </w:rPr>
        <w:t xml:space="preserve">. </w:t>
      </w:r>
      <w:r w:rsidR="0075632B">
        <w:rPr>
          <w:rFonts w:ascii="Times New Roman" w:hAnsi="Times New Roman" w:cs="Times New Roman"/>
        </w:rPr>
        <w:t>While others have examined endogeneity due to correlation between covariates and random effects</w:t>
      </w:r>
      <w:r w:rsidR="001C2FB0">
        <w:rPr>
          <w:rFonts w:ascii="Times New Roman" w:hAnsi="Times New Roman" w:cs="Times New Roman"/>
        </w:rPr>
        <w:t xml:space="preserve"> </w:t>
      </w:r>
      <w:r w:rsidR="00AD4484">
        <w:rPr>
          <w:rFonts w:ascii="Times New Roman" w:hAnsi="Times New Roman" w:cs="Times New Roman"/>
        </w:rPr>
        <w:fldChar w:fldCharType="begin"/>
      </w:r>
      <w:r w:rsidR="00AD4484">
        <w:rPr>
          <w:rFonts w:ascii="Times New Roman" w:hAnsi="Times New Roman" w:cs="Times New Roman"/>
        </w:rPr>
        <w:instrText xml:space="preserve"> ADDIN ZOTERO_ITEM CSL_CITATION {"citationID":"myI4l0xj","properties":{"formattedCitation":"(Bates et al. 2014; Neuhaus and McCulloch 2006)","plainCitation":"(Bates et al. 2014; Neuhaus and McCulloch 2006)","noteIndex":0},"citationItems":[{"id":1800,"uris":["http://zotero.org/users/4165130/items/4J4YA9N2"],"uri":["http://zotero.org/users/4165130/items/4J4YA9N2"],"itemData":{"id":1800,"type":"article-journal","container-title":"Journal of Educational and Behavioral Statistics","DOI":"10.3102/1076998614559420","ISSN":"1076-9986, 1935-1054","issue":"6","journalAbbreviation":"Journal of Educational and Behavioral Statistics","language":"en","page":"524-549","source":"DOI.org (Crossref)","title":"Handling Correlations Between Covariates and Random Slopes in Multilevel Models","volume":"39","author":[{"family":"Bates","given":"Michael David"},{"family":"Castellano","given":"Katherine E."},{"family":"Rabe-Hesketh","given":"Sophia"},{"family":"Skrondal","given":"Anders"}],"issued":{"date-parts":[["2014",12]]}}},{"id":1803,"uris":["http://zotero.org/users/4165130/items/QTSW6UHA"],"uri":["http://zotero.org/users/4165130/items/QTSW6UHA"],"itemData":{"id":1803,"type":"article-journal","abstract":"Summary. We consider the situation where the random effects in a generalized linear mixed model may be correlated with one of the predictors, which leads to inconsistent estimators. We show that conditional maximum likelihood can eliminate this bias. Conditional likelihood leads naturally to the partitioning of the covariate into between- and within-cluster components and models that include separate terms for these components also eliminate the source of the bias. Another viewpoint that we develop is the idea that many violations of the assumptions (including correlation between the random effects and a covariate) in a generalized linear mixed model may be cast as misspecified mixing distributions. We illustrate the results with two examples and simulations.","container-title":"Journal of the Royal Statistical Society: Series B (Statistical Methodology)","DOI":"https://doi.org/10.1111/j.1467-9868.2006.00570.x","ISSN":"1467-9868","issue":"5","language":"en","note":"_eprint: https://rss.onlinelibrary.wiley.com/doi/pdf/10.1111/j.1467-9868.2006.00570.x","page":"859-872","source":"Wiley Online Library","title":"Separating between- and within-cluster covariate effects by using conditional and partitioning methods","volume":"68","author":[{"family":"Neuhaus","given":"John M."},{"family":"McCulloch","given":"Charles E."}],"issued":{"date-parts":[["2006"]]}}}],"schema":"https://github.com/citation-style-language/schema/raw/master/csl-citation.json"} </w:instrText>
      </w:r>
      <w:r w:rsidR="00AD4484">
        <w:rPr>
          <w:rFonts w:ascii="Times New Roman" w:hAnsi="Times New Roman" w:cs="Times New Roman"/>
        </w:rPr>
        <w:fldChar w:fldCharType="separate"/>
      </w:r>
      <w:r w:rsidR="00AD4484">
        <w:rPr>
          <w:rFonts w:ascii="Times New Roman" w:hAnsi="Times New Roman" w:cs="Times New Roman"/>
          <w:noProof/>
        </w:rPr>
        <w:t>(Bates et al. 2014; Neuhaus and McCulloch 2006)</w:t>
      </w:r>
      <w:r w:rsidR="00AD4484">
        <w:rPr>
          <w:rFonts w:ascii="Times New Roman" w:hAnsi="Times New Roman" w:cs="Times New Roman"/>
        </w:rPr>
        <w:fldChar w:fldCharType="end"/>
      </w:r>
      <w:r w:rsidR="0075632B">
        <w:rPr>
          <w:rFonts w:ascii="Times New Roman" w:hAnsi="Times New Roman" w:cs="Times New Roman"/>
        </w:rPr>
        <w:t>, associations with the offset are often overlooked</w:t>
      </w:r>
      <w:r w:rsidR="00C95CD4">
        <w:rPr>
          <w:rFonts w:ascii="Times New Roman" w:hAnsi="Times New Roman" w:cs="Times New Roman"/>
        </w:rPr>
        <w:t>. T</w:t>
      </w:r>
      <w:r w:rsidRPr="007A6550">
        <w:rPr>
          <w:rFonts w:ascii="Times New Roman" w:hAnsi="Times New Roman" w:cs="Times New Roman"/>
        </w:rPr>
        <w:t>o our knowledge, this specific form of endogeneity</w:t>
      </w:r>
      <w:r w:rsidR="00C95CD4">
        <w:rPr>
          <w:rFonts w:ascii="Times New Roman" w:hAnsi="Times New Roman" w:cs="Times New Roman"/>
        </w:rPr>
        <w:t>, which we call “offset endogeneity”</w:t>
      </w:r>
      <w:r w:rsidR="008E4065">
        <w:rPr>
          <w:rFonts w:ascii="Times New Roman" w:hAnsi="Times New Roman" w:cs="Times New Roman"/>
        </w:rPr>
        <w:t>,</w:t>
      </w:r>
      <w:r w:rsidRPr="007A6550">
        <w:rPr>
          <w:rFonts w:ascii="Times New Roman" w:hAnsi="Times New Roman" w:cs="Times New Roman"/>
        </w:rPr>
        <w:t xml:space="preserve"> </w:t>
      </w:r>
      <w:r w:rsidR="00E50622">
        <w:rPr>
          <w:rFonts w:ascii="Times New Roman" w:hAnsi="Times New Roman" w:cs="Times New Roman"/>
        </w:rPr>
        <w:t>has not been</w:t>
      </w:r>
      <w:r w:rsidRPr="007A6550">
        <w:rPr>
          <w:rFonts w:ascii="Times New Roman" w:hAnsi="Times New Roman" w:cs="Times New Roman"/>
        </w:rPr>
        <w:t xml:space="preserve"> discussed in the statistical literature. This study ex</w:t>
      </w:r>
      <w:r w:rsidR="00C50F36">
        <w:rPr>
          <w:rFonts w:ascii="Times New Roman" w:hAnsi="Times New Roman" w:cs="Times New Roman"/>
        </w:rPr>
        <w:t>amines</w:t>
      </w:r>
      <w:r w:rsidRPr="007A6550">
        <w:rPr>
          <w:rFonts w:ascii="Times New Roman" w:hAnsi="Times New Roman" w:cs="Times New Roman"/>
        </w:rPr>
        <w:t xml:space="preserve"> – and demonstrates – how </w:t>
      </w:r>
      <w:r w:rsidR="00C95CD4">
        <w:rPr>
          <w:rFonts w:ascii="Times New Roman" w:hAnsi="Times New Roman" w:cs="Times New Roman"/>
        </w:rPr>
        <w:t>offset</w:t>
      </w:r>
      <w:r w:rsidRPr="007A6550">
        <w:rPr>
          <w:rFonts w:ascii="Times New Roman" w:hAnsi="Times New Roman" w:cs="Times New Roman"/>
        </w:rPr>
        <w:t xml:space="preserve"> endogeneity lead</w:t>
      </w:r>
      <w:r w:rsidR="00AC67FF">
        <w:rPr>
          <w:rFonts w:ascii="Times New Roman" w:hAnsi="Times New Roman" w:cs="Times New Roman"/>
        </w:rPr>
        <w:t>s</w:t>
      </w:r>
      <w:r w:rsidRPr="007A6550">
        <w:rPr>
          <w:rFonts w:ascii="Times New Roman" w:hAnsi="Times New Roman" w:cs="Times New Roman"/>
        </w:rPr>
        <w:t xml:space="preserve"> to model misspecification and contradictory findings from the GLM and GLMM approaches. </w:t>
      </w:r>
    </w:p>
    <w:p w14:paraId="53C3D4B7" w14:textId="430E2D76" w:rsidR="0099557D" w:rsidRPr="007A6550" w:rsidRDefault="00977B33" w:rsidP="00A634B9">
      <w:pPr>
        <w:pStyle w:val="BodyText"/>
        <w:spacing w:line="480" w:lineRule="auto"/>
        <w:ind w:right="1094" w:firstLine="720"/>
        <w:rPr>
          <w:rFonts w:ascii="Times New Roman" w:hAnsi="Times New Roman" w:cs="Times New Roman"/>
        </w:rPr>
      </w:pPr>
      <w:r w:rsidRPr="007A6550">
        <w:rPr>
          <w:rFonts w:ascii="Times New Roman" w:hAnsi="Times New Roman" w:cs="Times New Roman"/>
        </w:rPr>
        <w:t>Specifically, using the example of health inequities</w:t>
      </w:r>
      <w:r w:rsidR="009125E2">
        <w:rPr>
          <w:rFonts w:ascii="Times New Roman" w:hAnsi="Times New Roman" w:cs="Times New Roman"/>
        </w:rPr>
        <w:t xml:space="preserve"> across racialized social groups</w:t>
      </w:r>
      <w:r w:rsidRPr="007A6550">
        <w:rPr>
          <w:rFonts w:ascii="Times New Roman" w:hAnsi="Times New Roman" w:cs="Times New Roman"/>
        </w:rPr>
        <w:t>, we demonstrate how racialized residential segregation</w:t>
      </w:r>
      <w:r w:rsidR="0075632B">
        <w:rPr>
          <w:rFonts w:ascii="Times New Roman" w:hAnsi="Times New Roman" w:cs="Times New Roman"/>
        </w:rPr>
        <w:t xml:space="preserve"> across small areas</w:t>
      </w:r>
      <w:r w:rsidRPr="007A6550">
        <w:rPr>
          <w:rFonts w:ascii="Times New Roman" w:hAnsi="Times New Roman" w:cs="Times New Roman"/>
        </w:rPr>
        <w:t xml:space="preserve"> combined with baseline on-average racialized differences in health outcomes, conditions which frequently co-occur, lead</w:t>
      </w:r>
      <w:r w:rsidR="0075632B">
        <w:rPr>
          <w:rFonts w:ascii="Times New Roman" w:hAnsi="Times New Roman" w:cs="Times New Roman"/>
        </w:rPr>
        <w:t>s</w:t>
      </w:r>
      <w:r w:rsidRPr="007A6550">
        <w:rPr>
          <w:rFonts w:ascii="Times New Roman" w:hAnsi="Times New Roman" w:cs="Times New Roman"/>
        </w:rPr>
        <w:t xml:space="preserve"> to </w:t>
      </w:r>
      <w:r w:rsidR="00C95CD4">
        <w:rPr>
          <w:rFonts w:ascii="Times New Roman" w:hAnsi="Times New Roman" w:cs="Times New Roman"/>
        </w:rPr>
        <w:t xml:space="preserve">offset </w:t>
      </w:r>
      <w:r w:rsidR="0051755E">
        <w:rPr>
          <w:rFonts w:ascii="Times New Roman" w:hAnsi="Times New Roman" w:cs="Times New Roman"/>
        </w:rPr>
        <w:t>endogeneity and contradictory inequity estimates</w:t>
      </w:r>
      <w:r w:rsidRPr="007A6550">
        <w:rPr>
          <w:rFonts w:ascii="Times New Roman" w:hAnsi="Times New Roman" w:cs="Times New Roman"/>
        </w:rPr>
        <w:t xml:space="preserve"> </w:t>
      </w:r>
      <w:r w:rsidR="0051755E">
        <w:rPr>
          <w:rFonts w:ascii="Times New Roman" w:hAnsi="Times New Roman" w:cs="Times New Roman"/>
        </w:rPr>
        <w:t>from the</w:t>
      </w:r>
      <w:r w:rsidRPr="007A6550">
        <w:rPr>
          <w:rFonts w:ascii="Times New Roman" w:hAnsi="Times New Roman" w:cs="Times New Roman"/>
        </w:rPr>
        <w:t xml:space="preserve"> GLM and GLMM. </w:t>
      </w:r>
      <w:r w:rsidR="0099557D" w:rsidRPr="007A6550">
        <w:rPr>
          <w:rFonts w:ascii="Times New Roman" w:hAnsi="Times New Roman" w:cs="Times New Roman"/>
        </w:rPr>
        <w:t xml:space="preserve"> </w:t>
      </w:r>
      <w:r w:rsidRPr="007A6550">
        <w:rPr>
          <w:rFonts w:ascii="Times New Roman" w:hAnsi="Times New Roman" w:cs="Times New Roman"/>
        </w:rPr>
        <w:t>We evaluate the magnitude and implications of these discrepancies in real data and in simulations, and we propose an a</w:t>
      </w:r>
      <w:r w:rsidR="00B76ADB">
        <w:rPr>
          <w:rFonts w:ascii="Times New Roman" w:hAnsi="Times New Roman" w:cs="Times New Roman"/>
        </w:rPr>
        <w:t>djusted</w:t>
      </w:r>
      <w:r w:rsidRPr="007A6550">
        <w:rPr>
          <w:rFonts w:ascii="Times New Roman" w:hAnsi="Times New Roman" w:cs="Times New Roman"/>
        </w:rPr>
        <w:t xml:space="preserve"> model specification that we term the “individual and neighborhood inequities” model (INE). This alternative formulation </w:t>
      </w:r>
      <w:r w:rsidR="009125E2">
        <w:rPr>
          <w:rFonts w:ascii="Times New Roman" w:hAnsi="Times New Roman" w:cs="Times New Roman"/>
        </w:rPr>
        <w:t>addresses</w:t>
      </w:r>
      <w:r w:rsidRPr="007A6550">
        <w:rPr>
          <w:rFonts w:ascii="Times New Roman" w:hAnsi="Times New Roman" w:cs="Times New Roman"/>
        </w:rPr>
        <w:t xml:space="preserve"> th</w:t>
      </w:r>
      <w:r w:rsidR="00A522BE">
        <w:rPr>
          <w:rFonts w:ascii="Times New Roman" w:hAnsi="Times New Roman" w:cs="Times New Roman"/>
        </w:rPr>
        <w:t>e endogeneity</w:t>
      </w:r>
      <w:r w:rsidRPr="007A6550">
        <w:rPr>
          <w:rFonts w:ascii="Times New Roman" w:hAnsi="Times New Roman" w:cs="Times New Roman"/>
        </w:rPr>
        <w:t xml:space="preserve"> problem </w:t>
      </w:r>
      <w:r w:rsidR="001D2DA2">
        <w:rPr>
          <w:rFonts w:ascii="Times New Roman" w:hAnsi="Times New Roman" w:cs="Times New Roman"/>
        </w:rPr>
        <w:t xml:space="preserve">by explicitly conditioning the models on both individual-level racialized </w:t>
      </w:r>
      <w:r w:rsidR="009125E2">
        <w:rPr>
          <w:rFonts w:ascii="Times New Roman" w:hAnsi="Times New Roman" w:cs="Times New Roman"/>
        </w:rPr>
        <w:t xml:space="preserve">social </w:t>
      </w:r>
      <w:r w:rsidR="001D2DA2">
        <w:rPr>
          <w:rFonts w:ascii="Times New Roman" w:hAnsi="Times New Roman" w:cs="Times New Roman"/>
        </w:rPr>
        <w:t>group membership and neighborhood racial</w:t>
      </w:r>
      <w:r w:rsidR="002C442E">
        <w:rPr>
          <w:rFonts w:ascii="Times New Roman" w:hAnsi="Times New Roman" w:cs="Times New Roman"/>
        </w:rPr>
        <w:t>ized social group</w:t>
      </w:r>
      <w:r w:rsidR="001D2DA2">
        <w:rPr>
          <w:rFonts w:ascii="Times New Roman" w:hAnsi="Times New Roman" w:cs="Times New Roman"/>
        </w:rPr>
        <w:t xml:space="preserve"> composition, </w:t>
      </w:r>
      <w:r w:rsidRPr="007A6550">
        <w:rPr>
          <w:rFonts w:ascii="Times New Roman" w:hAnsi="Times New Roman" w:cs="Times New Roman"/>
        </w:rPr>
        <w:t xml:space="preserve">and </w:t>
      </w:r>
      <w:r w:rsidR="001D2DA2">
        <w:rPr>
          <w:rFonts w:ascii="Times New Roman" w:hAnsi="Times New Roman" w:cs="Times New Roman"/>
        </w:rPr>
        <w:t xml:space="preserve">it </w:t>
      </w:r>
      <w:r w:rsidR="0051755E">
        <w:rPr>
          <w:rFonts w:ascii="Times New Roman" w:hAnsi="Times New Roman" w:cs="Times New Roman"/>
        </w:rPr>
        <w:t>can provide</w:t>
      </w:r>
      <w:r w:rsidRPr="007A6550">
        <w:rPr>
          <w:rFonts w:ascii="Times New Roman" w:hAnsi="Times New Roman" w:cs="Times New Roman"/>
        </w:rPr>
        <w:t xml:space="preserve"> greater insights into the factors driving health inequities.</w:t>
      </w:r>
    </w:p>
    <w:p w14:paraId="7AF8F434" w14:textId="35B366E6" w:rsidR="008B4916" w:rsidRPr="007A6550" w:rsidRDefault="00D9494C" w:rsidP="00A634B9">
      <w:pPr>
        <w:pStyle w:val="BodyText"/>
        <w:spacing w:line="480" w:lineRule="auto"/>
        <w:ind w:right="1094" w:firstLine="720"/>
        <w:rPr>
          <w:rFonts w:ascii="Times New Roman" w:hAnsi="Times New Roman" w:cs="Times New Roman"/>
        </w:rPr>
      </w:pPr>
      <w:r w:rsidRPr="00AF580F">
        <w:rPr>
          <w:rFonts w:ascii="Times New Roman" w:hAnsi="Times New Roman" w:cs="Times New Roman"/>
          <w:highlight w:val="yellow"/>
        </w:rPr>
        <w:lastRenderedPageBreak/>
        <w:t>As a secondary objective of this paper,</w:t>
      </w:r>
      <w:r w:rsidR="005730B0" w:rsidRPr="00AF580F">
        <w:rPr>
          <w:rFonts w:ascii="Times New Roman" w:hAnsi="Times New Roman" w:cs="Times New Roman"/>
          <w:highlight w:val="yellow"/>
        </w:rPr>
        <w:t xml:space="preserve"> responding to recent calls for more thoughtful and fair uses of </w:t>
      </w:r>
      <w:r w:rsidR="00D00D86" w:rsidRPr="00AF580F">
        <w:rPr>
          <w:rFonts w:ascii="Times New Roman" w:hAnsi="Times New Roman" w:cs="Times New Roman"/>
          <w:highlight w:val="yellow"/>
        </w:rPr>
        <w:t>social data</w:t>
      </w:r>
      <w:r w:rsidR="005730B0" w:rsidRPr="00AF580F">
        <w:rPr>
          <w:rFonts w:ascii="Times New Roman" w:hAnsi="Times New Roman" w:cs="Times New Roman"/>
          <w:highlight w:val="yellow"/>
        </w:rPr>
        <w:t xml:space="preserve"> in </w:t>
      </w:r>
      <w:r w:rsidR="00975BDA" w:rsidRPr="00AF580F">
        <w:rPr>
          <w:rFonts w:ascii="Times New Roman" w:hAnsi="Times New Roman" w:cs="Times New Roman"/>
          <w:highlight w:val="yellow"/>
        </w:rPr>
        <w:t>health-related</w:t>
      </w:r>
      <w:r w:rsidR="005730B0" w:rsidRPr="00AF580F">
        <w:rPr>
          <w:rFonts w:ascii="Times New Roman" w:hAnsi="Times New Roman" w:cs="Times New Roman"/>
          <w:highlight w:val="yellow"/>
        </w:rPr>
        <w:t xml:space="preserve"> </w:t>
      </w:r>
      <w:r w:rsidR="00D00D86" w:rsidRPr="00AF580F">
        <w:rPr>
          <w:rFonts w:ascii="Times New Roman" w:hAnsi="Times New Roman" w:cs="Times New Roman"/>
          <w:highlight w:val="yellow"/>
        </w:rPr>
        <w:t>analyses</w:t>
      </w:r>
      <w:r w:rsidR="00975BDA" w:rsidRPr="00AF580F">
        <w:rPr>
          <w:rFonts w:ascii="Times New Roman" w:hAnsi="Times New Roman" w:cs="Times New Roman"/>
          <w:highlight w:val="yellow"/>
        </w:rPr>
        <w:t xml:space="preserve"> </w:t>
      </w:r>
      <w:commentRangeStart w:id="0"/>
      <w:r w:rsidR="00975BDA" w:rsidRPr="00AF580F">
        <w:rPr>
          <w:rFonts w:ascii="Times New Roman" w:hAnsi="Times New Roman" w:cs="Times New Roman"/>
          <w:highlight w:val="yellow"/>
        </w:rPr>
        <w:fldChar w:fldCharType="begin"/>
      </w:r>
      <w:r w:rsidR="00975BDA" w:rsidRPr="00AF580F">
        <w:rPr>
          <w:rFonts w:ascii="Times New Roman" w:hAnsi="Times New Roman" w:cs="Times New Roman"/>
          <w:highlight w:val="yellow"/>
        </w:rPr>
        <w:instrText xml:space="preserve"> ADDIN ZOTERO_ITEM CSL_CITATION {"citationID":"GD9RKhex","properties":{"formattedCitation":"(Chen et al. 2021)","plainCitation":"(Chen et al. 2021)","noteIndex":0},"citationItems":[{"id":2069,"uris":["http://zotero.org/users/4165130/items/5MHI3C53"],"uri":["http://zotero.org/users/4165130/items/5MHI3C53"],"itemData":{"id":2069,"type":"article-journal","abstract":"The use of machine learning (ML) in healthcare raises numerous ethical concerns, especially as models can amplify existing health inequities. Here, we outline ethical considerations for equitable ML in the advancement of healthcare. Specifically, we frame ethics of ML in healthcare through the lens of social justice. We describe ongoing efforts and outline challenges in a proposed pipeline of ethical ML in health, ranging from problem selection to postdeployment considerations. We close by summarizing recommendations to address these challenges. Expected final online publication date for the Annual Review of Biomedical Data Science, Volume 4 is July 2021. Please see http://www.annualreviews.org/page/journal/pubdates for revised estimates.","container-title":"Annual Review of Biomedical Data Science","DOI":"10.1146/annurev-biodatasci-092820-114757","issue":"1","note":"_eprint: https://doi.org/10.1146/annurev-biodatasci-092820-114757","page":"null","source":"Annual Reviews","title":"Ethical Machine Learning in Healthcare","volume":"4","author":[{"family":"Chen","given":"Irene Y."},{"family":"Pierson","given":"Emma"},{"family":"Rose","given":"Sherri"},{"family":"Joshi","given":"Shalmali"},{"family":"Ferryman","given":"Kadija"},{"family":"Ghassemi","given":"Marzyeh"}],"issued":{"date-parts":[["2021"]]}}}],"schema":"https://github.com/citation-style-language/schema/raw/master/csl-citation.json"} </w:instrText>
      </w:r>
      <w:r w:rsidR="00975BDA" w:rsidRPr="00AF580F">
        <w:rPr>
          <w:rFonts w:ascii="Times New Roman" w:hAnsi="Times New Roman" w:cs="Times New Roman"/>
          <w:highlight w:val="yellow"/>
        </w:rPr>
        <w:fldChar w:fldCharType="separate"/>
      </w:r>
      <w:r w:rsidR="00975BDA" w:rsidRPr="00AF580F">
        <w:rPr>
          <w:rFonts w:ascii="Times New Roman" w:hAnsi="Times New Roman" w:cs="Times New Roman"/>
          <w:noProof/>
          <w:highlight w:val="yellow"/>
        </w:rPr>
        <w:t>(Chen et al. 2021)</w:t>
      </w:r>
      <w:r w:rsidR="00975BDA" w:rsidRPr="00AF580F">
        <w:rPr>
          <w:rFonts w:ascii="Times New Roman" w:hAnsi="Times New Roman" w:cs="Times New Roman"/>
          <w:highlight w:val="yellow"/>
        </w:rPr>
        <w:fldChar w:fldCharType="end"/>
      </w:r>
      <w:commentRangeEnd w:id="0"/>
      <w:r w:rsidR="009403EF">
        <w:rPr>
          <w:rStyle w:val="CommentReference"/>
        </w:rPr>
        <w:commentReference w:id="0"/>
      </w:r>
      <w:r w:rsidR="005730B0" w:rsidRPr="00AF580F">
        <w:rPr>
          <w:rFonts w:ascii="Times New Roman" w:hAnsi="Times New Roman" w:cs="Times New Roman"/>
          <w:highlight w:val="yellow"/>
        </w:rPr>
        <w:t>,</w:t>
      </w:r>
      <w:r w:rsidRPr="00AF580F">
        <w:rPr>
          <w:rFonts w:ascii="Times New Roman" w:hAnsi="Times New Roman" w:cs="Times New Roman"/>
          <w:highlight w:val="yellow"/>
        </w:rPr>
        <w:t xml:space="preserve"> we </w:t>
      </w:r>
      <w:del w:id="1" w:author="Krieger, Nancy" w:date="2021-06-08T11:59:00Z">
        <w:r w:rsidR="005C4D02" w:rsidRPr="00AF580F" w:rsidDel="000C0957">
          <w:rPr>
            <w:rFonts w:ascii="Times New Roman" w:hAnsi="Times New Roman" w:cs="Times New Roman"/>
            <w:highlight w:val="yellow"/>
          </w:rPr>
          <w:delText>introduce precise</w:delText>
        </w:r>
      </w:del>
      <w:ins w:id="2" w:author="Krieger, Nancy" w:date="2021-06-08T11:59:00Z">
        <w:r w:rsidR="000C0957">
          <w:rPr>
            <w:rFonts w:ascii="Times New Roman" w:hAnsi="Times New Roman" w:cs="Times New Roman"/>
            <w:highlight w:val="yellow"/>
          </w:rPr>
          <w:t>employ</w:t>
        </w:r>
      </w:ins>
      <w:r w:rsidR="005C4D02" w:rsidRPr="00AF580F">
        <w:rPr>
          <w:rFonts w:ascii="Times New Roman" w:hAnsi="Times New Roman" w:cs="Times New Roman"/>
          <w:highlight w:val="yellow"/>
        </w:rPr>
        <w:t xml:space="preserve"> </w:t>
      </w:r>
      <w:r w:rsidR="00D00D86" w:rsidRPr="00AF580F">
        <w:rPr>
          <w:rFonts w:ascii="Times New Roman" w:hAnsi="Times New Roman" w:cs="Times New Roman"/>
          <w:highlight w:val="yellow"/>
        </w:rPr>
        <w:t>social epidemiologic terminology</w:t>
      </w:r>
      <w:r w:rsidR="005C4D02" w:rsidRPr="00AF580F">
        <w:rPr>
          <w:rFonts w:ascii="Times New Roman" w:hAnsi="Times New Roman" w:cs="Times New Roman"/>
          <w:highlight w:val="yellow"/>
        </w:rPr>
        <w:t xml:space="preserve"> for </w:t>
      </w:r>
      <w:r w:rsidR="00D00D86" w:rsidRPr="00AF580F">
        <w:rPr>
          <w:rFonts w:ascii="Times New Roman" w:hAnsi="Times New Roman" w:cs="Times New Roman"/>
          <w:highlight w:val="yellow"/>
        </w:rPr>
        <w:t>framing health inequities, which is critical to proper interpretation of studies employing these concepts</w:t>
      </w:r>
      <w:r w:rsidR="004C31FB" w:rsidRPr="00AF580F">
        <w:rPr>
          <w:rFonts w:ascii="Times New Roman" w:hAnsi="Times New Roman" w:cs="Times New Roman"/>
          <w:highlight w:val="yellow"/>
        </w:rPr>
        <w:t>.</w:t>
      </w:r>
      <w:r w:rsidR="00D00D86" w:rsidRPr="00AF580F">
        <w:rPr>
          <w:rFonts w:ascii="Times New Roman" w:hAnsi="Times New Roman" w:cs="Times New Roman"/>
          <w:highlight w:val="yellow"/>
        </w:rPr>
        <w:t xml:space="preserve"> In Section 2, we explain and justify th</w:t>
      </w:r>
      <w:r w:rsidR="00F51E2F" w:rsidRPr="00AF580F">
        <w:rPr>
          <w:rFonts w:ascii="Times New Roman" w:hAnsi="Times New Roman" w:cs="Times New Roman"/>
          <w:highlight w:val="yellow"/>
        </w:rPr>
        <w:t>is</w:t>
      </w:r>
      <w:r w:rsidR="00D00D86" w:rsidRPr="00AF580F">
        <w:rPr>
          <w:rFonts w:ascii="Times New Roman" w:hAnsi="Times New Roman" w:cs="Times New Roman"/>
          <w:highlight w:val="yellow"/>
        </w:rPr>
        <w:t xml:space="preserve"> terminology.</w:t>
      </w:r>
      <w:r w:rsidR="004C31FB">
        <w:rPr>
          <w:rFonts w:ascii="Times New Roman" w:hAnsi="Times New Roman" w:cs="Times New Roman"/>
        </w:rPr>
        <w:t xml:space="preserve"> </w:t>
      </w:r>
      <w:r w:rsidR="00977B33" w:rsidRPr="007A6550">
        <w:rPr>
          <w:rFonts w:ascii="Times New Roman" w:hAnsi="Times New Roman" w:cs="Times New Roman"/>
        </w:rPr>
        <w:t xml:space="preserve">In Section </w:t>
      </w:r>
      <w:r w:rsidR="00F728FA">
        <w:rPr>
          <w:rFonts w:ascii="Times New Roman" w:hAnsi="Times New Roman" w:cs="Times New Roman"/>
        </w:rPr>
        <w:t>3</w:t>
      </w:r>
      <w:r w:rsidR="00977B33" w:rsidRPr="007A6550">
        <w:rPr>
          <w:rFonts w:ascii="Times New Roman" w:hAnsi="Times New Roman" w:cs="Times New Roman"/>
        </w:rPr>
        <w:t>, we motivate this work by describing census tract (CT) premature mortality rate data for two racialized social groups in Massachusetts (MA), as defined by the US census: the Black population and the white non-Hispanic population (WNH)</w:t>
      </w:r>
      <w:r w:rsidR="00182216" w:rsidRPr="007A6550">
        <w:rPr>
          <w:rFonts w:ascii="Times New Roman" w:hAnsi="Times New Roman" w:cs="Times New Roman"/>
        </w:rPr>
        <w:t xml:space="preserve"> </w:t>
      </w:r>
      <w:r w:rsidR="00182216" w:rsidRPr="007A6550">
        <w:rPr>
          <w:rFonts w:ascii="Times New Roman" w:hAnsi="Times New Roman" w:cs="Times New Roman"/>
        </w:rPr>
        <w:fldChar w:fldCharType="begin"/>
      </w:r>
      <w:r w:rsidR="00CF6C5B" w:rsidRPr="007A6550">
        <w:rPr>
          <w:rFonts w:ascii="Times New Roman" w:hAnsi="Times New Roman" w:cs="Times New Roman"/>
        </w:rPr>
        <w:instrText xml:space="preserve"> ADDIN ZOTERO_ITEM CSL_CITATION {"citationID":"tmYKXvSC","properties":{"formattedCitation":"(US Census Bureau 2017, 2020)","plainCitation":"(US Census Bureau 2017, 2020)","noteIndex":0},"citationItems":[{"id":1927,"uris":["http://zotero.org/users/4165130/items/IX2UXTFM"],"uri":["http://zotero.org/users/4165130/items/IX2UXTFM"],"itemData":{"id":1927,"type":"webpage","abstract":"This section provides detailed information and statistics on Race. Find the latest news, publications, and other content.","container-title":"The United States Census Bureau","language":"EN-US","note":"section: Government","title":"About Race","URL":"https://www.census.gov/topics/population/race/about.html","author":[{"family":"US Census Bureau","given":""}],"accessed":{"date-parts":[["2021",4,19]]},"issued":{"date-parts":[["2020"]]}}},{"id":1929,"uris":["http://zotero.org/users/4165130/items/ZEL5YUPH"],"uri":["http://zotero.org/users/4165130/items/ZEL5YUPH"],"itemData":{"id":1929,"type":"webpage","abstract":"Learn more about Census Bureau's ongoing history of conducting research to improve questions and data on race and ethnicity.","container-title":"The United States Census Bureau","language":"EN-US","note":"section: Government","title":"Research to Improve Data on Race and Ethnicity","URL":"https://www.census.gov/about/our-research/race-ethnicity.html","author":[{"family":"US Census Bureau","given":""}],"accessed":{"date-parts":[["2021",4,19]]},"issued":{"date-parts":[["2017"]]}}}],"schema":"https://github.com/citation-style-language/schema/raw/master/csl-citation.json"} </w:instrText>
      </w:r>
      <w:r w:rsidR="00182216" w:rsidRPr="007A6550">
        <w:rPr>
          <w:rFonts w:ascii="Times New Roman" w:hAnsi="Times New Roman" w:cs="Times New Roman"/>
        </w:rPr>
        <w:fldChar w:fldCharType="separate"/>
      </w:r>
      <w:r w:rsidR="00CF6C5B" w:rsidRPr="007A6550">
        <w:rPr>
          <w:rFonts w:ascii="Times New Roman" w:hAnsi="Times New Roman" w:cs="Times New Roman"/>
          <w:noProof/>
        </w:rPr>
        <w:t>(US Census Bureau 2017, 2020)</w:t>
      </w:r>
      <w:r w:rsidR="00182216" w:rsidRPr="007A6550">
        <w:rPr>
          <w:rFonts w:ascii="Times New Roman" w:hAnsi="Times New Roman" w:cs="Times New Roman"/>
        </w:rPr>
        <w:fldChar w:fldCharType="end"/>
      </w:r>
      <w:r w:rsidR="00977B33" w:rsidRPr="007A6550">
        <w:rPr>
          <w:rFonts w:ascii="Times New Roman" w:hAnsi="Times New Roman" w:cs="Times New Roman"/>
        </w:rPr>
        <w:t xml:space="preserve">. In Section </w:t>
      </w:r>
      <w:r w:rsidR="00F728FA">
        <w:rPr>
          <w:rFonts w:ascii="Times New Roman" w:hAnsi="Times New Roman" w:cs="Times New Roman"/>
        </w:rPr>
        <w:t>4</w:t>
      </w:r>
      <w:r w:rsidR="00921924">
        <w:rPr>
          <w:rFonts w:ascii="Times New Roman" w:hAnsi="Times New Roman" w:cs="Times New Roman"/>
        </w:rPr>
        <w:t>,</w:t>
      </w:r>
      <w:r w:rsidR="00977B33" w:rsidRPr="007A6550">
        <w:rPr>
          <w:rFonts w:ascii="Times New Roman" w:hAnsi="Times New Roman" w:cs="Times New Roman"/>
        </w:rPr>
        <w:t xml:space="preserve"> we formalize the </w:t>
      </w:r>
      <w:r w:rsidR="00921924">
        <w:rPr>
          <w:rFonts w:ascii="Times New Roman" w:hAnsi="Times New Roman" w:cs="Times New Roman"/>
        </w:rPr>
        <w:t>GLM and GLMM approaches</w:t>
      </w:r>
      <w:r w:rsidR="00977B33" w:rsidRPr="007A6550">
        <w:rPr>
          <w:rFonts w:ascii="Times New Roman" w:hAnsi="Times New Roman" w:cs="Times New Roman"/>
        </w:rPr>
        <w:t xml:space="preserve"> and </w:t>
      </w:r>
      <w:r w:rsidR="00921924">
        <w:rPr>
          <w:rFonts w:ascii="Times New Roman" w:hAnsi="Times New Roman" w:cs="Times New Roman"/>
        </w:rPr>
        <w:t>examine how</w:t>
      </w:r>
      <w:r w:rsidR="00977B33" w:rsidRPr="007A6550">
        <w:rPr>
          <w:rFonts w:ascii="Times New Roman" w:hAnsi="Times New Roman" w:cs="Times New Roman"/>
        </w:rPr>
        <w:t xml:space="preserve"> small-area </w:t>
      </w:r>
      <w:r w:rsidR="00921924">
        <w:rPr>
          <w:rFonts w:ascii="Times New Roman" w:hAnsi="Times New Roman" w:cs="Times New Roman"/>
        </w:rPr>
        <w:t>disease/health event</w:t>
      </w:r>
      <w:r w:rsidR="00977B33" w:rsidRPr="007A6550">
        <w:rPr>
          <w:rFonts w:ascii="Times New Roman" w:hAnsi="Times New Roman" w:cs="Times New Roman"/>
        </w:rPr>
        <w:t xml:space="preserve"> data stratified by racialized </w:t>
      </w:r>
      <w:r w:rsidR="00FE0587">
        <w:rPr>
          <w:rFonts w:ascii="Times New Roman" w:hAnsi="Times New Roman" w:cs="Times New Roman"/>
        </w:rPr>
        <w:t xml:space="preserve">social </w:t>
      </w:r>
      <w:r w:rsidR="00977B33" w:rsidRPr="007A6550">
        <w:rPr>
          <w:rFonts w:ascii="Times New Roman" w:hAnsi="Times New Roman" w:cs="Times New Roman"/>
        </w:rPr>
        <w:t>group</w:t>
      </w:r>
      <w:r w:rsidR="00921924">
        <w:rPr>
          <w:rFonts w:ascii="Times New Roman" w:hAnsi="Times New Roman" w:cs="Times New Roman"/>
        </w:rPr>
        <w:t xml:space="preserve"> can induce</w:t>
      </w:r>
      <w:r w:rsidR="00542D44">
        <w:rPr>
          <w:rFonts w:ascii="Times New Roman" w:hAnsi="Times New Roman" w:cs="Times New Roman"/>
        </w:rPr>
        <w:t xml:space="preserve"> offset</w:t>
      </w:r>
      <w:r w:rsidR="00921924">
        <w:rPr>
          <w:rFonts w:ascii="Times New Roman" w:hAnsi="Times New Roman" w:cs="Times New Roman"/>
        </w:rPr>
        <w:t xml:space="preserve"> endogeneity</w:t>
      </w:r>
      <w:r w:rsidR="00977B33" w:rsidRPr="007A6550">
        <w:rPr>
          <w:rFonts w:ascii="Times New Roman" w:hAnsi="Times New Roman" w:cs="Times New Roman"/>
        </w:rPr>
        <w:t xml:space="preserve">. In Section </w:t>
      </w:r>
      <w:r w:rsidR="00F728FA">
        <w:rPr>
          <w:rFonts w:ascii="Times New Roman" w:hAnsi="Times New Roman" w:cs="Times New Roman"/>
        </w:rPr>
        <w:t>5</w:t>
      </w:r>
      <w:r w:rsidR="00977B33" w:rsidRPr="007A6550">
        <w:rPr>
          <w:rFonts w:ascii="Times New Roman" w:hAnsi="Times New Roman" w:cs="Times New Roman"/>
        </w:rPr>
        <w:t xml:space="preserve">, we evaluate the impact these issues can have using simulated data. In Section </w:t>
      </w:r>
      <w:r w:rsidR="00F728FA">
        <w:rPr>
          <w:rFonts w:ascii="Times New Roman" w:hAnsi="Times New Roman" w:cs="Times New Roman"/>
        </w:rPr>
        <w:t>6</w:t>
      </w:r>
      <w:r w:rsidR="00977B33" w:rsidRPr="007A6550">
        <w:rPr>
          <w:rFonts w:ascii="Times New Roman" w:hAnsi="Times New Roman" w:cs="Times New Roman"/>
        </w:rPr>
        <w:t xml:space="preserve">, we demonstrate this phenomenon in a health inequity analysis using MA premature mortality data. We conclude with a discussion in Section </w:t>
      </w:r>
      <w:r w:rsidR="00F728FA">
        <w:rPr>
          <w:rFonts w:ascii="Times New Roman" w:hAnsi="Times New Roman" w:cs="Times New Roman"/>
        </w:rPr>
        <w:t>7</w:t>
      </w:r>
      <w:r w:rsidR="00977B33" w:rsidRPr="007A6550">
        <w:rPr>
          <w:rFonts w:ascii="Times New Roman" w:hAnsi="Times New Roman" w:cs="Times New Roman"/>
        </w:rPr>
        <w:t>.</w:t>
      </w:r>
    </w:p>
    <w:p w14:paraId="4DD45098" w14:textId="4492D4B2" w:rsidR="00AF0D81" w:rsidRDefault="00AF0D81" w:rsidP="00D127A2">
      <w:pPr>
        <w:pStyle w:val="Heading1"/>
        <w:spacing w:before="0" w:after="0" w:line="480" w:lineRule="auto"/>
        <w:ind w:right="1094"/>
        <w:rPr>
          <w:rFonts w:cs="Times New Roman"/>
          <w:lang w:val="en-US"/>
        </w:rPr>
      </w:pPr>
    </w:p>
    <w:p w14:paraId="4FF67FB6" w14:textId="0A88E0B3" w:rsidR="009125E2" w:rsidRPr="00A047F5" w:rsidRDefault="009125E2" w:rsidP="00F14A4A">
      <w:pPr>
        <w:pStyle w:val="Paragraph"/>
        <w:spacing w:before="0"/>
        <w:rPr>
          <w:b/>
          <w:highlight w:val="yellow"/>
          <w:lang w:val="en-US"/>
        </w:rPr>
      </w:pPr>
      <w:r w:rsidRPr="00A047F5">
        <w:rPr>
          <w:b/>
          <w:highlight w:val="yellow"/>
          <w:lang w:val="en-US"/>
        </w:rPr>
        <w:t>2. Language and terminology</w:t>
      </w:r>
      <w:r w:rsidR="008950E7" w:rsidRPr="00A047F5">
        <w:rPr>
          <w:b/>
          <w:highlight w:val="yellow"/>
          <w:lang w:val="en-US"/>
        </w:rPr>
        <w:t xml:space="preserve"> for health inequity studies</w:t>
      </w:r>
    </w:p>
    <w:p w14:paraId="188D6653" w14:textId="2D96817C" w:rsidR="009D6907" w:rsidRPr="00A047F5" w:rsidRDefault="007F7EED" w:rsidP="009125E2">
      <w:pPr>
        <w:pStyle w:val="Newparagraph"/>
        <w:ind w:firstLine="0"/>
        <w:rPr>
          <w:highlight w:val="yellow"/>
          <w:lang w:val="en-US"/>
        </w:rPr>
      </w:pPr>
      <w:r w:rsidRPr="00A047F5">
        <w:rPr>
          <w:highlight w:val="yellow"/>
          <w:lang w:val="en-US"/>
        </w:rPr>
        <w:t xml:space="preserve">Because the aim of </w:t>
      </w:r>
      <w:r w:rsidR="008950E7" w:rsidRPr="00A047F5">
        <w:rPr>
          <w:highlight w:val="yellow"/>
          <w:lang w:val="en-US"/>
        </w:rPr>
        <w:t>health inequity studies is to</w:t>
      </w:r>
      <w:r w:rsidR="00FE0587" w:rsidRPr="00A047F5">
        <w:rPr>
          <w:highlight w:val="yellow"/>
          <w:lang w:val="en-US"/>
        </w:rPr>
        <w:t xml:space="preserve"> </w:t>
      </w:r>
      <w:r w:rsidR="005C4D02" w:rsidRPr="00A047F5">
        <w:rPr>
          <w:highlight w:val="yellow"/>
          <w:lang w:val="en-US"/>
        </w:rPr>
        <w:t>characterize</w:t>
      </w:r>
      <w:r w:rsidR="00FE0587" w:rsidRPr="00A047F5">
        <w:rPr>
          <w:highlight w:val="yellow"/>
          <w:lang w:val="en-US"/>
        </w:rPr>
        <w:t xml:space="preserve"> </w:t>
      </w:r>
      <w:r w:rsidR="008950E7" w:rsidRPr="00A047F5">
        <w:rPr>
          <w:highlight w:val="yellow"/>
          <w:lang w:val="en-US"/>
        </w:rPr>
        <w:t xml:space="preserve">unfair burdens </w:t>
      </w:r>
      <w:ins w:id="3" w:author="Krieger, Nancy" w:date="2021-06-08T12:01:00Z">
        <w:r w:rsidR="000C0957">
          <w:rPr>
            <w:highlight w:val="yellow"/>
            <w:lang w:val="en-US"/>
          </w:rPr>
          <w:t xml:space="preserve">of morbidity and mortality </w:t>
        </w:r>
      </w:ins>
      <w:r w:rsidR="008950E7" w:rsidRPr="00A047F5">
        <w:rPr>
          <w:highlight w:val="yellow"/>
          <w:lang w:val="en-US"/>
        </w:rPr>
        <w:t xml:space="preserve">borne by </w:t>
      </w:r>
      <w:del w:id="4" w:author="Krieger, Nancy" w:date="2021-06-08T12:01:00Z">
        <w:r w:rsidR="008950E7" w:rsidRPr="00A047F5" w:rsidDel="000C0957">
          <w:rPr>
            <w:highlight w:val="yellow"/>
            <w:lang w:val="en-US"/>
          </w:rPr>
          <w:delText>certain</w:delText>
        </w:r>
        <w:r w:rsidR="00B153B8" w:rsidRPr="00A047F5" w:rsidDel="000C0957">
          <w:rPr>
            <w:highlight w:val="yellow"/>
            <w:lang w:val="en-US"/>
          </w:rPr>
          <w:delText xml:space="preserve"> </w:delText>
        </w:r>
      </w:del>
      <w:r w:rsidR="00B153B8" w:rsidRPr="00A047F5">
        <w:rPr>
          <w:highlight w:val="yellow"/>
          <w:lang w:val="en-US"/>
        </w:rPr>
        <w:t>social groups</w:t>
      </w:r>
      <w:ins w:id="5" w:author="Krieger, Nancy" w:date="2021-06-08T12:01:00Z">
        <w:r w:rsidR="000C0957">
          <w:rPr>
            <w:highlight w:val="yellow"/>
            <w:lang w:val="en-US"/>
          </w:rPr>
          <w:t xml:space="preserve"> harmed by injustice </w:t>
        </w:r>
      </w:ins>
      <w:commentRangeStart w:id="6"/>
      <w:r w:rsidR="008950E7" w:rsidRPr="00A047F5">
        <w:rPr>
          <w:highlight w:val="yellow"/>
          <w:lang w:val="en-US"/>
        </w:rPr>
        <w:t>,</w:t>
      </w:r>
      <w:commentRangeEnd w:id="6"/>
      <w:r w:rsidR="000C0957">
        <w:rPr>
          <w:rStyle w:val="CommentReference"/>
          <w:rFonts w:ascii="Georgia" w:eastAsia="Georgia" w:hAnsi="Georgia" w:cs="Georgia"/>
          <w:lang w:val="en-US" w:eastAsia="en-US"/>
        </w:rPr>
        <w:commentReference w:id="6"/>
      </w:r>
      <w:r w:rsidR="008950E7" w:rsidRPr="00A047F5">
        <w:rPr>
          <w:highlight w:val="yellow"/>
          <w:lang w:val="en-US"/>
        </w:rPr>
        <w:t xml:space="preserve"> we </w:t>
      </w:r>
      <w:r w:rsidR="006B288F" w:rsidRPr="00A047F5">
        <w:rPr>
          <w:highlight w:val="yellow"/>
          <w:lang w:val="en-US"/>
        </w:rPr>
        <w:t>utilize</w:t>
      </w:r>
      <w:r w:rsidR="00FE0587" w:rsidRPr="00A047F5">
        <w:rPr>
          <w:highlight w:val="yellow"/>
          <w:lang w:val="en-US"/>
        </w:rPr>
        <w:t xml:space="preserve"> language that </w:t>
      </w:r>
      <w:r w:rsidR="00B153B8" w:rsidRPr="00A047F5">
        <w:rPr>
          <w:highlight w:val="yellow"/>
          <w:lang w:val="en-US"/>
        </w:rPr>
        <w:t>emphasizes the power dynamics and</w:t>
      </w:r>
      <w:r w:rsidR="00A12A65" w:rsidRPr="00A047F5">
        <w:rPr>
          <w:highlight w:val="yellow"/>
          <w:lang w:val="en-US"/>
        </w:rPr>
        <w:t xml:space="preserve"> the</w:t>
      </w:r>
      <w:r w:rsidR="00792402" w:rsidRPr="00A047F5">
        <w:rPr>
          <w:highlight w:val="yellow"/>
          <w:lang w:val="en-US"/>
        </w:rPr>
        <w:t xml:space="preserve"> agency</w:t>
      </w:r>
      <w:r w:rsidR="00A12A65" w:rsidRPr="00A047F5">
        <w:rPr>
          <w:highlight w:val="yellow"/>
          <w:lang w:val="en-US"/>
        </w:rPr>
        <w:t xml:space="preserve"> </w:t>
      </w:r>
      <w:r w:rsidR="00792402" w:rsidRPr="00A047F5">
        <w:rPr>
          <w:highlight w:val="yellow"/>
          <w:lang w:val="en-US"/>
        </w:rPr>
        <w:t xml:space="preserve">(or </w:t>
      </w:r>
      <w:r w:rsidR="00A12A65" w:rsidRPr="00A047F5">
        <w:rPr>
          <w:highlight w:val="yellow"/>
          <w:lang w:val="en-US"/>
        </w:rPr>
        <w:t xml:space="preserve">denial </w:t>
      </w:r>
      <w:r w:rsidR="00792402" w:rsidRPr="00A047F5">
        <w:rPr>
          <w:highlight w:val="yellow"/>
          <w:lang w:val="en-US"/>
        </w:rPr>
        <w:t>there</w:t>
      </w:r>
      <w:r w:rsidR="001D063E" w:rsidRPr="00A047F5">
        <w:rPr>
          <w:highlight w:val="yellow"/>
          <w:lang w:val="en-US"/>
        </w:rPr>
        <w:t>of)</w:t>
      </w:r>
      <w:r w:rsidR="00A12A65" w:rsidRPr="00A047F5">
        <w:rPr>
          <w:highlight w:val="yellow"/>
          <w:lang w:val="en-US"/>
        </w:rPr>
        <w:t xml:space="preserve"> </w:t>
      </w:r>
      <w:r w:rsidR="001D063E" w:rsidRPr="00A047F5">
        <w:rPr>
          <w:highlight w:val="yellow"/>
          <w:lang w:val="en-US"/>
        </w:rPr>
        <w:t>of</w:t>
      </w:r>
      <w:r w:rsidR="00A12A65" w:rsidRPr="00A047F5">
        <w:rPr>
          <w:highlight w:val="yellow"/>
          <w:lang w:val="en-US"/>
        </w:rPr>
        <w:t xml:space="preserve"> </w:t>
      </w:r>
      <w:r w:rsidR="007911ED" w:rsidRPr="00A047F5">
        <w:rPr>
          <w:highlight w:val="yellow"/>
          <w:lang w:val="en-US"/>
        </w:rPr>
        <w:t>the</w:t>
      </w:r>
      <w:r w:rsidR="00A12A65" w:rsidRPr="00A047F5">
        <w:rPr>
          <w:highlight w:val="yellow"/>
          <w:lang w:val="en-US"/>
        </w:rPr>
        <w:t xml:space="preserve"> groups</w:t>
      </w:r>
      <w:r w:rsidR="008950E7" w:rsidRPr="00A047F5">
        <w:rPr>
          <w:highlight w:val="yellow"/>
          <w:lang w:val="en-US"/>
        </w:rPr>
        <w:t xml:space="preserve"> that lead to inequities</w:t>
      </w:r>
      <w:commentRangeStart w:id="7"/>
      <w:r w:rsidR="00A12A65" w:rsidRPr="00A047F5">
        <w:rPr>
          <w:highlight w:val="yellow"/>
          <w:lang w:val="en-US"/>
        </w:rPr>
        <w:t>.</w:t>
      </w:r>
      <w:commentRangeEnd w:id="7"/>
      <w:r w:rsidR="000C0957">
        <w:rPr>
          <w:rStyle w:val="CommentReference"/>
          <w:rFonts w:ascii="Georgia" w:eastAsia="Georgia" w:hAnsi="Georgia" w:cs="Georgia"/>
          <w:lang w:val="en-US" w:eastAsia="en-US"/>
        </w:rPr>
        <w:commentReference w:id="7"/>
      </w:r>
      <w:r w:rsidR="00A12A65" w:rsidRPr="00A047F5">
        <w:rPr>
          <w:highlight w:val="yellow"/>
          <w:lang w:val="en-US"/>
        </w:rPr>
        <w:t xml:space="preserve"> </w:t>
      </w:r>
      <w:r w:rsidR="00FE0587" w:rsidRPr="00A047F5">
        <w:rPr>
          <w:highlight w:val="yellow"/>
          <w:lang w:val="en-US"/>
        </w:rPr>
        <w:t>Recognizing that some of</w:t>
      </w:r>
      <w:r w:rsidR="008950E7" w:rsidRPr="00A047F5">
        <w:rPr>
          <w:highlight w:val="yellow"/>
          <w:lang w:val="en-US"/>
        </w:rPr>
        <w:t xml:space="preserve"> this</w:t>
      </w:r>
      <w:r w:rsidR="00FE0587" w:rsidRPr="00A047F5">
        <w:rPr>
          <w:highlight w:val="yellow"/>
          <w:lang w:val="en-US"/>
        </w:rPr>
        <w:t xml:space="preserve"> terminology may be unfamiliar to a statistical audience, we explain and justify it here.</w:t>
      </w:r>
      <w:r w:rsidR="00B153B8" w:rsidRPr="00A047F5">
        <w:rPr>
          <w:highlight w:val="yellow"/>
          <w:lang w:val="en-US"/>
        </w:rPr>
        <w:t xml:space="preserve"> We first note that, in statistics, </w:t>
      </w:r>
      <w:r w:rsidR="001D063E" w:rsidRPr="00A047F5">
        <w:rPr>
          <w:highlight w:val="yellow"/>
          <w:lang w:val="en-US"/>
        </w:rPr>
        <w:t>much emphasis is placed on mathematical formalization of concepts</w:t>
      </w:r>
      <w:r w:rsidR="007911ED" w:rsidRPr="00A047F5">
        <w:rPr>
          <w:highlight w:val="yellow"/>
          <w:lang w:val="en-US"/>
        </w:rPr>
        <w:t>, and, when working in interdisciplinary settings, formalizing the subject matter</w:t>
      </w:r>
      <w:r w:rsidR="009D6907" w:rsidRPr="00A047F5">
        <w:rPr>
          <w:highlight w:val="yellow"/>
          <w:lang w:val="en-US"/>
        </w:rPr>
        <w:t xml:space="preserve"> and definitions</w:t>
      </w:r>
      <w:r w:rsidR="007911ED" w:rsidRPr="00A047F5">
        <w:rPr>
          <w:highlight w:val="yellow"/>
          <w:lang w:val="en-US"/>
        </w:rPr>
        <w:t xml:space="preserve"> </w:t>
      </w:r>
      <w:r w:rsidR="009D6907" w:rsidRPr="00A047F5">
        <w:rPr>
          <w:highlight w:val="yellow"/>
          <w:lang w:val="en-US"/>
        </w:rPr>
        <w:t>is equally important. This is perhaps uniquely critical when studying social constructs, as improper framing in</w:t>
      </w:r>
      <w:r w:rsidR="00827928" w:rsidRPr="00A047F5">
        <w:rPr>
          <w:highlight w:val="yellow"/>
          <w:lang w:val="en-US"/>
        </w:rPr>
        <w:t xml:space="preserve"> such</w:t>
      </w:r>
      <w:r w:rsidR="009D6907" w:rsidRPr="00A047F5">
        <w:rPr>
          <w:highlight w:val="yellow"/>
          <w:lang w:val="en-US"/>
        </w:rPr>
        <w:t xml:space="preserve"> studies has historically been utilized to justify unjust beliefs, actions, and policies</w:t>
      </w:r>
      <w:commentRangeStart w:id="8"/>
      <w:r w:rsidR="009D6907" w:rsidRPr="00A047F5">
        <w:rPr>
          <w:highlight w:val="yellow"/>
          <w:lang w:val="en-US"/>
        </w:rPr>
        <w:t>.</w:t>
      </w:r>
      <w:commentRangeEnd w:id="8"/>
      <w:r w:rsidR="000C0957">
        <w:rPr>
          <w:rStyle w:val="CommentReference"/>
          <w:rFonts w:ascii="Georgia" w:eastAsia="Georgia" w:hAnsi="Georgia" w:cs="Georgia"/>
          <w:lang w:val="en-US" w:eastAsia="en-US"/>
        </w:rPr>
        <w:commentReference w:id="8"/>
      </w:r>
      <w:r w:rsidR="007D68B9" w:rsidRPr="00A047F5">
        <w:rPr>
          <w:highlight w:val="yellow"/>
          <w:lang w:val="en-US"/>
        </w:rPr>
        <w:t xml:space="preserve"> Moreover, because this paper is introducing a statistical problem </w:t>
      </w:r>
      <w:r w:rsidR="007D68B9" w:rsidRPr="00A047F5">
        <w:rPr>
          <w:highlight w:val="yellow"/>
          <w:lang w:val="en-US"/>
        </w:rPr>
        <w:lastRenderedPageBreak/>
        <w:t xml:space="preserve">brought about by </w:t>
      </w:r>
      <w:r w:rsidR="00AB7C17" w:rsidRPr="00A047F5">
        <w:rPr>
          <w:highlight w:val="yellow"/>
          <w:lang w:val="en-US"/>
        </w:rPr>
        <w:t>complex social dynamics, formalizing these concepts and emphasizing relative power and agency</w:t>
      </w:r>
      <w:r w:rsidR="007D68B9" w:rsidRPr="00A047F5">
        <w:rPr>
          <w:highlight w:val="yellow"/>
          <w:lang w:val="en-US"/>
        </w:rPr>
        <w:t xml:space="preserve"> </w:t>
      </w:r>
      <w:r w:rsidR="00AB7C17" w:rsidRPr="00A047F5">
        <w:rPr>
          <w:highlight w:val="yellow"/>
          <w:lang w:val="en-US"/>
        </w:rPr>
        <w:t>of social groups is essential</w:t>
      </w:r>
      <w:r w:rsidR="00655CF4" w:rsidRPr="00A047F5">
        <w:rPr>
          <w:highlight w:val="yellow"/>
          <w:lang w:val="en-US"/>
        </w:rPr>
        <w:t xml:space="preserve"> for </w:t>
      </w:r>
      <w:r w:rsidR="00CF7B8A" w:rsidRPr="00A047F5">
        <w:rPr>
          <w:highlight w:val="yellow"/>
          <w:lang w:val="en-US"/>
        </w:rPr>
        <w:t>accurate</w:t>
      </w:r>
      <w:r w:rsidR="00655CF4" w:rsidRPr="00A047F5">
        <w:rPr>
          <w:highlight w:val="yellow"/>
          <w:lang w:val="en-US"/>
        </w:rPr>
        <w:t xml:space="preserve"> interpretation</w:t>
      </w:r>
      <w:r w:rsidR="00AB7C17" w:rsidRPr="00A047F5">
        <w:rPr>
          <w:highlight w:val="yellow"/>
          <w:lang w:val="en-US"/>
        </w:rPr>
        <w:t>.</w:t>
      </w:r>
    </w:p>
    <w:p w14:paraId="705D40FB" w14:textId="25444696" w:rsidR="009125E2" w:rsidRDefault="00AB7C17" w:rsidP="000F6CEB">
      <w:pPr>
        <w:pStyle w:val="Newparagraph"/>
        <w:ind w:firstLine="0"/>
        <w:rPr>
          <w:lang w:val="en-US"/>
        </w:rPr>
      </w:pPr>
      <w:r w:rsidRPr="00A047F5">
        <w:rPr>
          <w:highlight w:val="yellow"/>
          <w:lang w:val="en-US"/>
        </w:rPr>
        <w:tab/>
      </w:r>
      <w:r w:rsidR="009A15EC" w:rsidRPr="00A047F5">
        <w:rPr>
          <w:highlight w:val="yellow"/>
          <w:lang w:val="en-US"/>
        </w:rPr>
        <w:t xml:space="preserve">First, we use the term health inequity, as opposed to health disparity, to make clear that </w:t>
      </w:r>
      <w:r w:rsidR="00A337C4" w:rsidRPr="00A047F5">
        <w:rPr>
          <w:highlight w:val="yellow"/>
          <w:lang w:val="en-US"/>
        </w:rPr>
        <w:t xml:space="preserve">we are focused on preventable health </w:t>
      </w:r>
      <w:r w:rsidR="009A15EC" w:rsidRPr="00A047F5">
        <w:rPr>
          <w:highlight w:val="yellow"/>
          <w:lang w:val="en-US"/>
        </w:rPr>
        <w:t xml:space="preserve">differences </w:t>
      </w:r>
      <w:r w:rsidR="00A337C4" w:rsidRPr="00A047F5">
        <w:rPr>
          <w:highlight w:val="yellow"/>
          <w:lang w:val="en-US"/>
        </w:rPr>
        <w:t>across</w:t>
      </w:r>
      <w:r w:rsidR="009A15EC" w:rsidRPr="00A047F5">
        <w:rPr>
          <w:highlight w:val="yellow"/>
          <w:lang w:val="en-US"/>
        </w:rPr>
        <w:t xml:space="preserve"> social groups</w:t>
      </w:r>
      <w:r w:rsidR="00A337C4" w:rsidRPr="00A047F5">
        <w:rPr>
          <w:highlight w:val="yellow"/>
          <w:lang w:val="en-US"/>
        </w:rPr>
        <w:t xml:space="preserve"> that arise because of social </w:t>
      </w:r>
      <w:r w:rsidR="000924ED" w:rsidRPr="00A047F5">
        <w:rPr>
          <w:highlight w:val="yellow"/>
          <w:lang w:val="en-US"/>
        </w:rPr>
        <w:t xml:space="preserve">and structural </w:t>
      </w:r>
      <w:r w:rsidR="00A337C4" w:rsidRPr="00A047F5">
        <w:rPr>
          <w:highlight w:val="yellow"/>
          <w:lang w:val="en-US"/>
        </w:rPr>
        <w:t>inequities rather than biological differences</w:t>
      </w:r>
      <w:commentRangeStart w:id="9"/>
      <w:r w:rsidR="00A337C4" w:rsidRPr="00A047F5">
        <w:rPr>
          <w:highlight w:val="yellow"/>
          <w:lang w:val="en-US"/>
        </w:rPr>
        <w:t>.</w:t>
      </w:r>
      <w:commentRangeEnd w:id="9"/>
      <w:r w:rsidR="009403EF">
        <w:rPr>
          <w:rStyle w:val="CommentReference"/>
          <w:rFonts w:ascii="Georgia" w:eastAsia="Georgia" w:hAnsi="Georgia" w:cs="Georgia"/>
          <w:lang w:val="en-US" w:eastAsia="en-US"/>
        </w:rPr>
        <w:commentReference w:id="9"/>
      </w:r>
      <w:r w:rsidR="009A15EC" w:rsidRPr="00A047F5">
        <w:rPr>
          <w:highlight w:val="yellow"/>
          <w:lang w:val="en-US"/>
        </w:rPr>
        <w:t xml:space="preserve"> </w:t>
      </w:r>
      <w:r w:rsidR="00827928" w:rsidRPr="00A047F5">
        <w:rPr>
          <w:highlight w:val="yellow"/>
          <w:lang w:val="en-US"/>
        </w:rPr>
        <w:t xml:space="preserve">We </w:t>
      </w:r>
      <w:r w:rsidR="00A337C4" w:rsidRPr="00A047F5">
        <w:rPr>
          <w:highlight w:val="yellow"/>
          <w:lang w:val="en-US"/>
        </w:rPr>
        <w:t>consider</w:t>
      </w:r>
      <w:r w:rsidR="00827928" w:rsidRPr="00A047F5">
        <w:rPr>
          <w:highlight w:val="yellow"/>
          <w:lang w:val="en-US"/>
        </w:rPr>
        <w:t xml:space="preserve"> health inequities between two social groups</w:t>
      </w:r>
      <w:ins w:id="10" w:author="Krieger, Nancy" w:date="2021-06-08T12:04:00Z">
        <w:r w:rsidR="000C0957">
          <w:rPr>
            <w:highlight w:val="yellow"/>
            <w:lang w:val="en-US"/>
          </w:rPr>
          <w:t xml:space="preserve"> co-defined in relation to unjust power relations</w:t>
        </w:r>
      </w:ins>
      <w:commentRangeStart w:id="11"/>
      <w:r w:rsidR="00827928" w:rsidRPr="00A047F5">
        <w:rPr>
          <w:highlight w:val="yellow"/>
          <w:lang w:val="en-US"/>
        </w:rPr>
        <w:t>,</w:t>
      </w:r>
      <w:commentRangeEnd w:id="11"/>
      <w:r w:rsidR="000C0957">
        <w:rPr>
          <w:rStyle w:val="CommentReference"/>
          <w:rFonts w:ascii="Georgia" w:eastAsia="Georgia" w:hAnsi="Georgia" w:cs="Georgia"/>
          <w:lang w:val="en-US" w:eastAsia="en-US"/>
        </w:rPr>
        <w:commentReference w:id="11"/>
      </w:r>
      <w:r w:rsidR="00827928" w:rsidRPr="00A047F5">
        <w:rPr>
          <w:highlight w:val="yellow"/>
          <w:lang w:val="en-US"/>
        </w:rPr>
        <w:t xml:space="preserve"> which we refer to</w:t>
      </w:r>
      <w:r w:rsidR="00393843" w:rsidRPr="00A047F5">
        <w:rPr>
          <w:highlight w:val="yellow"/>
          <w:lang w:val="en-US"/>
        </w:rPr>
        <w:t xml:space="preserve"> abstractly</w:t>
      </w:r>
      <w:r w:rsidR="00827928" w:rsidRPr="00A047F5">
        <w:rPr>
          <w:highlight w:val="yellow"/>
          <w:lang w:val="en-US"/>
        </w:rPr>
        <w:t xml:space="preserve"> as the “privileged” and “marginalized” groups. This language </w:t>
      </w:r>
      <w:r w:rsidR="009A15EC" w:rsidRPr="00A047F5">
        <w:rPr>
          <w:highlight w:val="yellow"/>
          <w:lang w:val="en-US"/>
        </w:rPr>
        <w:t xml:space="preserve">highlights </w:t>
      </w:r>
      <w:r w:rsidR="00827928" w:rsidRPr="00A047F5">
        <w:rPr>
          <w:highlight w:val="yellow"/>
          <w:lang w:val="en-US"/>
        </w:rPr>
        <w:t>the fact that the marginalized group</w:t>
      </w:r>
      <w:r w:rsidR="006F4E9B" w:rsidRPr="00A047F5">
        <w:rPr>
          <w:highlight w:val="yellow"/>
          <w:lang w:val="en-US"/>
        </w:rPr>
        <w:t xml:space="preserve"> </w:t>
      </w:r>
      <w:r w:rsidR="003D4205" w:rsidRPr="00A047F5">
        <w:rPr>
          <w:highlight w:val="yellow"/>
          <w:lang w:val="en-US"/>
        </w:rPr>
        <w:t>is denied</w:t>
      </w:r>
      <w:r w:rsidR="006F4E9B" w:rsidRPr="00A047F5">
        <w:rPr>
          <w:highlight w:val="yellow"/>
          <w:lang w:val="en-US"/>
        </w:rPr>
        <w:t xml:space="preserve"> agency in determining its status,</w:t>
      </w:r>
      <w:r w:rsidR="00827928" w:rsidRPr="00A047F5">
        <w:rPr>
          <w:highlight w:val="yellow"/>
          <w:lang w:val="en-US"/>
        </w:rPr>
        <w:t xml:space="preserve"> </w:t>
      </w:r>
      <w:commentRangeStart w:id="12"/>
      <w:r w:rsidR="006F4E9B" w:rsidRPr="00A047F5">
        <w:rPr>
          <w:highlight w:val="yellow"/>
          <w:lang w:val="en-US"/>
        </w:rPr>
        <w:t xml:space="preserve">rather </w:t>
      </w:r>
      <w:commentRangeEnd w:id="12"/>
      <w:r w:rsidR="00B869ED">
        <w:rPr>
          <w:rStyle w:val="CommentReference"/>
          <w:rFonts w:ascii="Georgia" w:eastAsia="Georgia" w:hAnsi="Georgia" w:cs="Georgia"/>
          <w:lang w:val="en-US" w:eastAsia="en-US"/>
        </w:rPr>
        <w:commentReference w:id="12"/>
      </w:r>
      <w:r w:rsidR="006F4E9B" w:rsidRPr="00A047F5">
        <w:rPr>
          <w:highlight w:val="yellow"/>
          <w:lang w:val="en-US"/>
        </w:rPr>
        <w:t>having its status</w:t>
      </w:r>
      <w:r w:rsidR="009A15EC" w:rsidRPr="00A047F5">
        <w:rPr>
          <w:highlight w:val="yellow"/>
          <w:lang w:val="en-US"/>
        </w:rPr>
        <w:t xml:space="preserve"> imposed </w:t>
      </w:r>
      <w:r w:rsidR="006F4E9B" w:rsidRPr="00A047F5">
        <w:rPr>
          <w:highlight w:val="yellow"/>
          <w:lang w:val="en-US"/>
        </w:rPr>
        <w:t xml:space="preserve">upon it </w:t>
      </w:r>
      <w:r w:rsidR="00D3375E" w:rsidRPr="00A047F5">
        <w:rPr>
          <w:highlight w:val="yellow"/>
          <w:lang w:val="en-US"/>
        </w:rPr>
        <w:t>via</w:t>
      </w:r>
      <w:r w:rsidR="006F4E9B" w:rsidRPr="00A047F5">
        <w:rPr>
          <w:highlight w:val="yellow"/>
          <w:lang w:val="en-US"/>
        </w:rPr>
        <w:t xml:space="preserve"> powerful and unfair social</w:t>
      </w:r>
      <w:r w:rsidR="00144FCC" w:rsidRPr="00A047F5">
        <w:rPr>
          <w:highlight w:val="yellow"/>
          <w:lang w:val="en-US"/>
        </w:rPr>
        <w:t>, economic,</w:t>
      </w:r>
      <w:r w:rsidR="006F4E9B" w:rsidRPr="00A047F5">
        <w:rPr>
          <w:highlight w:val="yellow"/>
          <w:lang w:val="en-US"/>
        </w:rPr>
        <w:t xml:space="preserve"> and political structures</w:t>
      </w:r>
      <w:r w:rsidR="009A15EC" w:rsidRPr="00A047F5">
        <w:rPr>
          <w:highlight w:val="yellow"/>
          <w:lang w:val="en-US"/>
        </w:rPr>
        <w:t xml:space="preserve">. </w:t>
      </w:r>
      <w:r w:rsidR="00A337C4" w:rsidRPr="00A047F5">
        <w:rPr>
          <w:highlight w:val="yellow"/>
          <w:lang w:val="en-US"/>
        </w:rPr>
        <w:t>Note that the term marginalized when applied to social groups has no connection to and should not be confused with the statistical concept of marginalization.</w:t>
      </w:r>
      <w:r w:rsidR="006F4E9B" w:rsidRPr="00A047F5">
        <w:rPr>
          <w:highlight w:val="yellow"/>
          <w:lang w:val="en-US"/>
        </w:rPr>
        <w:t xml:space="preserve"> In our motivating example, we utilize the term racialized social group, </w:t>
      </w:r>
      <w:r w:rsidR="00481598" w:rsidRPr="00A047F5">
        <w:rPr>
          <w:highlight w:val="yellow"/>
          <w:lang w:val="en-US"/>
        </w:rPr>
        <w:t>instead of</w:t>
      </w:r>
      <w:r w:rsidR="003D4205" w:rsidRPr="00A047F5">
        <w:rPr>
          <w:highlight w:val="yellow"/>
          <w:lang w:val="en-US"/>
        </w:rPr>
        <w:t xml:space="preserve"> the more commonly used</w:t>
      </w:r>
      <w:r w:rsidR="00576D10" w:rsidRPr="00A047F5">
        <w:rPr>
          <w:highlight w:val="yellow"/>
          <w:lang w:val="en-US"/>
        </w:rPr>
        <w:t xml:space="preserve"> but </w:t>
      </w:r>
      <w:ins w:id="13" w:author="Krieger, Nancy" w:date="2021-06-08T12:14:00Z">
        <w:r w:rsidR="00B36188">
          <w:rPr>
            <w:highlight w:val="yellow"/>
            <w:lang w:val="en-US"/>
          </w:rPr>
          <w:t xml:space="preserve">problematic term </w:t>
        </w:r>
      </w:ins>
      <w:del w:id="14" w:author="Krieger, Nancy" w:date="2021-06-08T12:14:00Z">
        <w:r w:rsidR="00576D10" w:rsidRPr="00A047F5" w:rsidDel="00B36188">
          <w:rPr>
            <w:highlight w:val="yellow"/>
            <w:lang w:val="en-US"/>
          </w:rPr>
          <w:delText>informal</w:delText>
        </w:r>
        <w:r w:rsidR="006F4E9B" w:rsidRPr="00A047F5" w:rsidDel="00B36188">
          <w:rPr>
            <w:highlight w:val="yellow"/>
            <w:lang w:val="en-US"/>
          </w:rPr>
          <w:delText xml:space="preserve"> </w:delText>
        </w:r>
      </w:del>
      <w:r w:rsidR="006F4E9B" w:rsidRPr="00A047F5">
        <w:rPr>
          <w:highlight w:val="yellow"/>
          <w:lang w:val="en-US"/>
        </w:rPr>
        <w:t>“race”</w:t>
      </w:r>
      <w:ins w:id="15" w:author="Krieger, Nancy" w:date="2021-06-08T12:15:00Z">
        <w:r w:rsidR="00B36188">
          <w:rPr>
            <w:highlight w:val="yellow"/>
            <w:lang w:val="en-US"/>
          </w:rPr>
          <w:t xml:space="preserve"> (whose scientific use </w:t>
        </w:r>
      </w:ins>
      <w:ins w:id="16" w:author="Krieger, Nancy" w:date="2021-06-08T12:17:00Z">
        <w:r w:rsidR="00B36188">
          <w:rPr>
            <w:highlight w:val="yellow"/>
            <w:lang w:val="en-US"/>
          </w:rPr>
          <w:t xml:space="preserve">has long been </w:t>
        </w:r>
      </w:ins>
      <w:ins w:id="17" w:author="Krieger, Nancy" w:date="2021-06-08T12:15:00Z">
        <w:r w:rsidR="00B36188">
          <w:rPr>
            <w:highlight w:val="yellow"/>
            <w:lang w:val="en-US"/>
          </w:rPr>
          <w:t xml:space="preserve">linked to </w:t>
        </w:r>
      </w:ins>
      <w:ins w:id="18" w:author="Krieger, Nancy" w:date="2021-06-08T12:17:00Z">
        <w:r w:rsidR="00B36188">
          <w:rPr>
            <w:highlight w:val="yellow"/>
            <w:lang w:val="en-US"/>
          </w:rPr>
          <w:t xml:space="preserve">essentialist </w:t>
        </w:r>
      </w:ins>
      <w:ins w:id="19" w:author="Krieger, Nancy" w:date="2021-06-08T12:15:00Z">
        <w:r w:rsidR="00B36188">
          <w:rPr>
            <w:highlight w:val="yellow"/>
            <w:lang w:val="en-US"/>
          </w:rPr>
          <w:t xml:space="preserve">and erroneous differences of </w:t>
        </w:r>
      </w:ins>
      <w:ins w:id="20" w:author="Krieger, Nancy" w:date="2021-06-08T12:17:00Z">
        <w:r w:rsidR="00B36188">
          <w:rPr>
            <w:highlight w:val="yellow"/>
            <w:lang w:val="en-US"/>
          </w:rPr>
          <w:t>allegedly innate “racial” difference, as shaped by ideologies of white supremacy</w:t>
        </w:r>
        <w:commentRangeStart w:id="21"/>
        <w:r w:rsidR="00B36188">
          <w:rPr>
            <w:highlight w:val="yellow"/>
            <w:lang w:val="en-US"/>
          </w:rPr>
          <w:t>)</w:t>
        </w:r>
        <w:commentRangeEnd w:id="21"/>
        <w:r w:rsidR="00B36188">
          <w:rPr>
            <w:rStyle w:val="CommentReference"/>
            <w:rFonts w:ascii="Georgia" w:eastAsia="Georgia" w:hAnsi="Georgia" w:cs="Georgia"/>
            <w:lang w:val="en-US" w:eastAsia="en-US"/>
          </w:rPr>
          <w:commentReference w:id="21"/>
        </w:r>
      </w:ins>
      <w:r w:rsidR="006F4E9B" w:rsidRPr="00A047F5">
        <w:rPr>
          <w:highlight w:val="yellow"/>
          <w:lang w:val="en-US"/>
        </w:rPr>
        <w:t xml:space="preserve">, </w:t>
      </w:r>
      <w:r w:rsidR="003D4205" w:rsidRPr="00A047F5">
        <w:rPr>
          <w:highlight w:val="yellow"/>
          <w:lang w:val="en-US"/>
        </w:rPr>
        <w:t xml:space="preserve">to more precisely describe the theoretical social construct we aim to study. This terminology </w:t>
      </w:r>
      <w:del w:id="22" w:author="Krieger, Nancy" w:date="2021-06-08T12:39:00Z">
        <w:r w:rsidR="003D4205" w:rsidRPr="00A047F5" w:rsidDel="00361ABF">
          <w:rPr>
            <w:highlight w:val="yellow"/>
            <w:lang w:val="en-US"/>
          </w:rPr>
          <w:delText>again emphasizes</w:delText>
        </w:r>
      </w:del>
      <w:ins w:id="23" w:author="Krieger, Nancy" w:date="2021-06-08T12:39:00Z">
        <w:r w:rsidR="00361ABF">
          <w:rPr>
            <w:highlight w:val="yellow"/>
            <w:lang w:val="en-US"/>
          </w:rPr>
          <w:t>clarifies</w:t>
        </w:r>
      </w:ins>
      <w:r w:rsidR="003D4205" w:rsidRPr="00A047F5">
        <w:rPr>
          <w:highlight w:val="yellow"/>
          <w:lang w:val="en-US"/>
        </w:rPr>
        <w:t xml:space="preserve"> that </w:t>
      </w:r>
      <w:r w:rsidR="00481598" w:rsidRPr="00A047F5">
        <w:rPr>
          <w:highlight w:val="yellow"/>
          <w:lang w:val="en-US"/>
        </w:rPr>
        <w:t xml:space="preserve">“race” is socially </w:t>
      </w:r>
      <w:r w:rsidR="006B288F" w:rsidRPr="00A047F5">
        <w:rPr>
          <w:highlight w:val="yellow"/>
          <w:lang w:val="en-US"/>
        </w:rPr>
        <w:t xml:space="preserve">(rather than biologically) </w:t>
      </w:r>
      <w:r w:rsidR="00481598" w:rsidRPr="00A047F5">
        <w:rPr>
          <w:highlight w:val="yellow"/>
          <w:lang w:val="en-US"/>
        </w:rPr>
        <w:t>defined</w:t>
      </w:r>
      <w:ins w:id="24" w:author="Krieger, Nancy" w:date="2021-06-08T12:18:00Z">
        <w:r w:rsidR="00B36188">
          <w:rPr>
            <w:highlight w:val="yellow"/>
            <w:lang w:val="en-US"/>
          </w:rPr>
          <w:t xml:space="preserve"> and </w:t>
        </w:r>
      </w:ins>
      <w:ins w:id="25" w:author="Krieger, Nancy" w:date="2021-06-08T12:40:00Z">
        <w:r w:rsidR="00361ABF">
          <w:rPr>
            <w:highlight w:val="yellow"/>
            <w:lang w:val="en-US"/>
          </w:rPr>
          <w:t xml:space="preserve">is </w:t>
        </w:r>
      </w:ins>
      <w:ins w:id="26" w:author="Krieger, Nancy" w:date="2021-06-08T12:18:00Z">
        <w:r w:rsidR="00B36188">
          <w:rPr>
            <w:highlight w:val="yellow"/>
            <w:lang w:val="en-US"/>
          </w:rPr>
          <w:t xml:space="preserve">not an innate individual </w:t>
        </w:r>
      </w:ins>
      <w:ins w:id="27" w:author="Krieger, Nancy" w:date="2021-06-08T12:19:00Z">
        <w:r w:rsidR="00B36188">
          <w:rPr>
            <w:highlight w:val="yellow"/>
            <w:lang w:val="en-US"/>
          </w:rPr>
          <w:t xml:space="preserve">“property” or trait. </w:t>
        </w:r>
      </w:ins>
      <w:del w:id="28" w:author="Krieger, Nancy" w:date="2021-06-08T12:19:00Z">
        <w:r w:rsidR="00481598" w:rsidRPr="00A047F5" w:rsidDel="00B36188">
          <w:rPr>
            <w:highlight w:val="yellow"/>
            <w:lang w:val="en-US"/>
          </w:rPr>
          <w:delText xml:space="preserve"> </w:delText>
        </w:r>
        <w:commentRangeStart w:id="29"/>
        <w:r w:rsidR="00481598" w:rsidRPr="00A047F5" w:rsidDel="00B36188">
          <w:rPr>
            <w:highlight w:val="yellow"/>
            <w:lang w:val="en-US"/>
          </w:rPr>
          <w:delText xml:space="preserve">and </w:delText>
        </w:r>
        <w:r w:rsidR="00FB34C8" w:rsidRPr="00A047F5" w:rsidDel="00B36188">
          <w:rPr>
            <w:highlight w:val="yellow"/>
            <w:lang w:val="en-US"/>
          </w:rPr>
          <w:delText>is ascribed rather than self-identified</w:delText>
        </w:r>
        <w:r w:rsidR="00481598" w:rsidRPr="00A047F5" w:rsidDel="00B36188">
          <w:rPr>
            <w:highlight w:val="yellow"/>
            <w:lang w:val="en-US"/>
          </w:rPr>
          <w:delText>.</w:delText>
        </w:r>
      </w:del>
      <w:commentRangeEnd w:id="29"/>
      <w:r w:rsidR="004A7C5C">
        <w:rPr>
          <w:rStyle w:val="CommentReference"/>
          <w:rFonts w:ascii="Georgia" w:eastAsia="Georgia" w:hAnsi="Georgia" w:cs="Georgia"/>
          <w:lang w:val="en-US" w:eastAsia="en-US"/>
        </w:rPr>
        <w:commentReference w:id="29"/>
      </w:r>
      <w:del w:id="30" w:author="Krieger, Nancy" w:date="2021-06-08T12:19:00Z">
        <w:r w:rsidR="00481598" w:rsidRPr="00A047F5" w:rsidDel="00B36188">
          <w:rPr>
            <w:highlight w:val="yellow"/>
            <w:lang w:val="en-US"/>
          </w:rPr>
          <w:delText xml:space="preserve"> </w:delText>
        </w:r>
      </w:del>
      <w:r w:rsidR="00E66557" w:rsidRPr="00A047F5">
        <w:rPr>
          <w:highlight w:val="yellow"/>
          <w:lang w:val="en-US"/>
        </w:rPr>
        <w:t>In practice, w</w:t>
      </w:r>
      <w:r w:rsidR="00ED63CC" w:rsidRPr="00A047F5">
        <w:rPr>
          <w:highlight w:val="yellow"/>
          <w:lang w:val="en-US"/>
        </w:rPr>
        <w:t xml:space="preserve">e interpret the </w:t>
      </w:r>
      <w:ins w:id="31" w:author="Krieger, Nancy" w:date="2021-06-08T12:19:00Z">
        <w:r w:rsidR="00B36188">
          <w:rPr>
            <w:highlight w:val="yellow"/>
            <w:lang w:val="en-US"/>
          </w:rPr>
          <w:t>data on what is termed “race” and “ethnicity</w:t>
        </w:r>
      </w:ins>
      <w:ins w:id="32" w:author="Krieger, Nancy" w:date="2021-06-08T12:20:00Z">
        <w:r w:rsidR="00B36188">
          <w:rPr>
            <w:highlight w:val="yellow"/>
            <w:lang w:val="en-US"/>
          </w:rPr>
          <w:t xml:space="preserve">” </w:t>
        </w:r>
      </w:ins>
      <w:del w:id="33" w:author="Krieger, Nancy" w:date="2021-06-08T12:20:00Z">
        <w:r w:rsidR="00ED63CC" w:rsidRPr="00A047F5" w:rsidDel="00B36188">
          <w:rPr>
            <w:highlight w:val="yellow"/>
            <w:lang w:val="en-US"/>
          </w:rPr>
          <w:delText xml:space="preserve">race/ethnicity categories </w:delText>
        </w:r>
        <w:r w:rsidR="0048158B" w:rsidRPr="00A047F5" w:rsidDel="00B36188">
          <w:rPr>
            <w:highlight w:val="yellow"/>
            <w:lang w:val="en-US"/>
          </w:rPr>
          <w:delText xml:space="preserve">provided </w:delText>
        </w:r>
      </w:del>
      <w:r w:rsidR="0048158B" w:rsidRPr="00A047F5">
        <w:rPr>
          <w:highlight w:val="yellow"/>
          <w:lang w:val="en-US"/>
        </w:rPr>
        <w:t xml:space="preserve">in </w:t>
      </w:r>
      <w:r w:rsidR="00481598" w:rsidRPr="00A047F5">
        <w:rPr>
          <w:highlight w:val="yellow"/>
          <w:lang w:val="en-US"/>
        </w:rPr>
        <w:t xml:space="preserve">the </w:t>
      </w:r>
      <w:r w:rsidR="00F82745" w:rsidRPr="00A047F5">
        <w:rPr>
          <w:highlight w:val="yellow"/>
          <w:lang w:val="en-US"/>
        </w:rPr>
        <w:t xml:space="preserve">administrative </w:t>
      </w:r>
      <w:r w:rsidR="00ED63CC" w:rsidRPr="00A047F5">
        <w:rPr>
          <w:highlight w:val="yellow"/>
          <w:lang w:val="en-US"/>
        </w:rPr>
        <w:t>health and census</w:t>
      </w:r>
      <w:r w:rsidR="00481598" w:rsidRPr="00A047F5">
        <w:rPr>
          <w:highlight w:val="yellow"/>
          <w:lang w:val="en-US"/>
        </w:rPr>
        <w:t xml:space="preserve"> data employed in our analyses</w:t>
      </w:r>
      <w:r w:rsidR="00ED63CC" w:rsidRPr="00A047F5">
        <w:rPr>
          <w:highlight w:val="yellow"/>
          <w:lang w:val="en-US"/>
        </w:rPr>
        <w:t xml:space="preserve"> as </w:t>
      </w:r>
      <w:r w:rsidR="0048158B" w:rsidRPr="00A047F5">
        <w:rPr>
          <w:highlight w:val="yellow"/>
          <w:lang w:val="en-US"/>
        </w:rPr>
        <w:t>indicators of racialized social group.</w:t>
      </w:r>
      <w:r w:rsidR="002740C3" w:rsidRPr="00A047F5">
        <w:rPr>
          <w:highlight w:val="yellow"/>
          <w:lang w:val="en-US"/>
        </w:rPr>
        <w:t xml:space="preserve"> For easy reference, this terminology is summarized in Table 1.</w:t>
      </w:r>
    </w:p>
    <w:p w14:paraId="4B06CB3E" w14:textId="77777777" w:rsidR="000F6CEB" w:rsidRPr="009125E2" w:rsidRDefault="000F6CEB" w:rsidP="000F6CEB">
      <w:pPr>
        <w:pStyle w:val="Newparagraph"/>
        <w:ind w:firstLine="0"/>
        <w:rPr>
          <w:lang w:val="en-US"/>
        </w:rPr>
      </w:pPr>
    </w:p>
    <w:p w14:paraId="3BBD6461" w14:textId="494B1921" w:rsidR="008B4916" w:rsidRPr="007A6550" w:rsidRDefault="009125E2" w:rsidP="00A634B9">
      <w:pPr>
        <w:pStyle w:val="Heading1"/>
        <w:spacing w:before="0" w:after="0" w:line="480" w:lineRule="auto"/>
        <w:ind w:right="1094"/>
        <w:rPr>
          <w:rFonts w:cs="Times New Roman"/>
          <w:lang w:val="en-US"/>
        </w:rPr>
      </w:pPr>
      <w:r>
        <w:rPr>
          <w:rFonts w:cs="Times New Roman"/>
          <w:lang w:val="en-US"/>
        </w:rPr>
        <w:t>3</w:t>
      </w:r>
      <w:r w:rsidR="001704DE" w:rsidRPr="007A6550">
        <w:rPr>
          <w:rFonts w:cs="Times New Roman"/>
          <w:lang w:val="en-US"/>
        </w:rPr>
        <w:t xml:space="preserve">. </w:t>
      </w:r>
      <w:r w:rsidR="008B4916" w:rsidRPr="007A6550">
        <w:rPr>
          <w:rFonts w:cs="Times New Roman"/>
          <w:lang w:val="en-US"/>
        </w:rPr>
        <w:t>Motivating data</w:t>
      </w:r>
    </w:p>
    <w:p w14:paraId="3B2BC2B9" w14:textId="296C993D" w:rsidR="00182216" w:rsidRPr="007A6550" w:rsidRDefault="00182216" w:rsidP="00A634B9">
      <w:pPr>
        <w:pStyle w:val="BodyText"/>
        <w:spacing w:line="480" w:lineRule="auto"/>
        <w:ind w:right="1094"/>
        <w:rPr>
          <w:rFonts w:ascii="Times New Roman" w:hAnsi="Times New Roman" w:cs="Times New Roman"/>
        </w:rPr>
      </w:pPr>
      <w:r w:rsidRPr="007A6550">
        <w:rPr>
          <w:rFonts w:ascii="Times New Roman" w:hAnsi="Times New Roman" w:cs="Times New Roman"/>
        </w:rPr>
        <w:t xml:space="preserve">To motivate this work, we introduce the data we use to investigate inequities in CT-level premature mortality (death before age 65) in the </w:t>
      </w:r>
      <w:commentRangeStart w:id="34"/>
      <w:r w:rsidRPr="007A6550">
        <w:rPr>
          <w:rFonts w:ascii="Times New Roman" w:hAnsi="Times New Roman" w:cs="Times New Roman"/>
        </w:rPr>
        <w:t xml:space="preserve">Black and </w:t>
      </w:r>
      <w:r w:rsidR="00FF5A56" w:rsidRPr="007A6550">
        <w:rPr>
          <w:rFonts w:ascii="Times New Roman" w:hAnsi="Times New Roman" w:cs="Times New Roman"/>
        </w:rPr>
        <w:t>WNH</w:t>
      </w:r>
      <w:r w:rsidRPr="007A6550">
        <w:rPr>
          <w:rFonts w:ascii="Times New Roman" w:hAnsi="Times New Roman" w:cs="Times New Roman"/>
        </w:rPr>
        <w:t xml:space="preserve"> </w:t>
      </w:r>
      <w:commentRangeEnd w:id="34"/>
      <w:r w:rsidR="0091608B">
        <w:rPr>
          <w:rStyle w:val="CommentReference"/>
        </w:rPr>
        <w:commentReference w:id="34"/>
      </w:r>
      <w:r w:rsidRPr="007A6550">
        <w:rPr>
          <w:rFonts w:ascii="Times New Roman" w:hAnsi="Times New Roman" w:cs="Times New Roman"/>
        </w:rPr>
        <w:t>populations in MA. CTs are small administrative units defined by the US Census Bureau, which are designed with a target of having each one include roughly 4,000 residents</w:t>
      </w:r>
      <w:r w:rsidR="00EC7FBF" w:rsidRPr="007A6550">
        <w:rPr>
          <w:rFonts w:ascii="Times New Roman" w:hAnsi="Times New Roman" w:cs="Times New Roman"/>
        </w:rPr>
        <w:t xml:space="preserve"> </w:t>
      </w:r>
      <w:r w:rsidR="00EC7FBF" w:rsidRPr="007A6550">
        <w:rPr>
          <w:rFonts w:ascii="Times New Roman" w:hAnsi="Times New Roman" w:cs="Times New Roman"/>
        </w:rPr>
        <w:fldChar w:fldCharType="begin"/>
      </w:r>
      <w:r w:rsidR="00EC7FBF" w:rsidRPr="007A6550">
        <w:rPr>
          <w:rFonts w:ascii="Times New Roman" w:hAnsi="Times New Roman" w:cs="Times New Roman"/>
        </w:rPr>
        <w:instrText xml:space="preserve"> ADDIN ZOTERO_ITEM CSL_CITATION {"citationID":"DW30TEzZ","properties":{"formattedCitation":"(US Census Bureau 2019)","plainCitation":"(US Census Bureau 2019)","noteIndex":0},"citationItems":[{"id":1954,"uris":["http://zotero.org/users/4165130/items/86DDKKKE"],"uri":["http://zotero.org/users/4165130/items/86DDKKKE"],"itemData":{"id":1954,"type":"webpage","abstract":"Official definitions pertaining to [name of topic, survey, etc.].","container-title":"The United States Census Bureau","language":"EN-US","note":"section: Government","title":"Glossary: Census Tract","URL":"https://www.census.gov/programs-surveys/geography/about/glossary.html","author":[{"family":"US Census Bureau","given":""}],"accessed":{"date-parts":[["2021",4,19]]},"issued":{"date-parts":[["2019"]]}}}],"schema":"https://github.com/citation-style-language/schema/raw/master/csl-citation.json"} </w:instrText>
      </w:r>
      <w:r w:rsidR="00EC7FBF" w:rsidRPr="007A6550">
        <w:rPr>
          <w:rFonts w:ascii="Times New Roman" w:hAnsi="Times New Roman" w:cs="Times New Roman"/>
        </w:rPr>
        <w:fldChar w:fldCharType="separate"/>
      </w:r>
      <w:r w:rsidR="00EC7FBF" w:rsidRPr="007A6550">
        <w:rPr>
          <w:rFonts w:ascii="Times New Roman" w:hAnsi="Times New Roman" w:cs="Times New Roman"/>
          <w:noProof/>
        </w:rPr>
        <w:t xml:space="preserve">(US Census </w:t>
      </w:r>
      <w:r w:rsidR="00EC7FBF" w:rsidRPr="007A6550">
        <w:rPr>
          <w:rFonts w:ascii="Times New Roman" w:hAnsi="Times New Roman" w:cs="Times New Roman"/>
          <w:noProof/>
        </w:rPr>
        <w:lastRenderedPageBreak/>
        <w:t>Bureau 2019)</w:t>
      </w:r>
      <w:r w:rsidR="00EC7FBF" w:rsidRPr="007A6550">
        <w:rPr>
          <w:rFonts w:ascii="Times New Roman" w:hAnsi="Times New Roman" w:cs="Times New Roman"/>
        </w:rPr>
        <w:fldChar w:fldCharType="end"/>
      </w:r>
      <w:r w:rsidRPr="007A6550">
        <w:rPr>
          <w:rFonts w:ascii="Times New Roman" w:hAnsi="Times New Roman" w:cs="Times New Roman"/>
        </w:rPr>
        <w:t>. They are commonly used to investigate spatial patterns in public health</w:t>
      </w:r>
      <w:r w:rsidR="00D64945" w:rsidRPr="007A6550">
        <w:rPr>
          <w:rFonts w:ascii="Times New Roman" w:hAnsi="Times New Roman" w:cs="Times New Roman"/>
        </w:rPr>
        <w:t xml:space="preserve"> </w:t>
      </w:r>
      <w:r w:rsidR="00D64945" w:rsidRPr="007A6550">
        <w:rPr>
          <w:rFonts w:ascii="Times New Roman" w:hAnsi="Times New Roman" w:cs="Times New Roman"/>
        </w:rPr>
        <w:fldChar w:fldCharType="begin"/>
      </w:r>
      <w:r w:rsidR="00D64945" w:rsidRPr="007A6550">
        <w:rPr>
          <w:rFonts w:ascii="Times New Roman" w:hAnsi="Times New Roman" w:cs="Times New Roman"/>
        </w:rPr>
        <w:instrText xml:space="preserve"> ADDIN ZOTERO_ITEM CSL_CITATION {"citationID":"onBO4sjB","properties":{"formattedCitation":"(Hund et al. 2012; Krieger et al. 2005; Lawson 2013)","plainCitation":"(Hund et al. 2012; Krieger et al. 2005; Lawson 2013)","noteIndex":0},"citationItems":[{"id":1944,"uris":["http://zotero.org/users/4165130/items/TUH829T9"],"uri":["http://zotero.org/users/4165130/items/TUH829T9"],"itemData":{"id":1944,"type":"article-journal","abstract":"Temporal boundary misalignment occurs when area boundaries shift across time (e.g., census tract boundaries change at each census year), complicating the modeling of temporal trends across space. Large area-level datasets with temporal boundary misalignment are becoming increasingly common in practice. The few existing approaches for temporally misaligned data do not account for correlation in spatial random effects over time. To overcome issues associated with temporal misalignment, we construct a geostatistical model for aggregate count data by assuming that an underlying continuous risk surface induces spatial correlation between areas. We implement the model within the framework of a generalized linear mixed model using radial basis splines. Using this approach, boundary misalignment becomes a nonissue. Additionally, this disease-mapping framework facilitates fast, easy model fitting by using a penalized quasilikelihood approximation to maximum likelihood estimation. We anticipate that the method will also be useful for large disease-mapping datasets for which fully Bayesian approaches are infeasible. We apply our method to assess socioeconomic trends in breast cancer incidence in Los Angeles between the periods 1988–1992 and 1998–2002.","container-title":"Biometrics","DOI":"https://doi.org/10.1111/j.1541-0420.2011.01721.x","ISSN":"1541-0420","issue":"3","language":"en","note":"_eprint: https://onlinelibrary.wiley.com/doi/pdf/10.1111/j.1541-0420.2011.01721.x","page":"849-858","source":"Wiley Online Library","title":"A Geostatistical Approach to Large-Scale Disease Mapping with Temporal Misalignment","volume":"68","author":[{"family":"Hund","given":"Lauren"},{"family":"Chen","given":"Jarvis T."},{"family":"Krieger","given":"Nancy"},{"family":"Coull","given":"Brent A."}],"issued":{"date-parts":[["2012"]]}}},{"id":1941,"uris":["http://zotero.org/users/4165130/items/F4C3GSQX"],"uri":["http://zotero.org/users/4165130/items/F4C3GSQX"],"itemData":{"id":1941,"type":"article-journal","abstract":"Objectives. We describe a method to facilitate routine monitoring of socioeconomic health disparities in the United States.Methods. We analyzed geocoded public health surveillance data including events from birth to death (c. 1990) linked to 1990 census tract (CT) poverty data for Massachusetts and Rhode Island.Results. For virtually all outcomes, risk increased with CT poverty, and when we adjusted for CT poverty racial/ethnic disparities were substantially reduced. For half the outcomes, more than 50% of cases would not have occurred if population rates equaled those of persons in the least impoverished CTs. In the early 1990s, persons in the least impoverished CT were the only group meeting Healthy People 2000 objectives a decade ahead.Conclusions. Geocoding and use of the CT poverty measure permit routine monitoring of US socioeconomic inequalities in health, using a common and accessible metric.","container-title":"American Journal of Public Health","DOI":"10.2105/AJPH.2003.032482","ISSN":"0090-0036","issue":"2","journalAbbreviation":"Am J Public Health","note":"publisher: American Public Health Association","page":"312-323","source":"ajph.aphapublications.org (Atypon)","title":"Painting a Truer Picture of US Socioeconomic and Racial/Ethnic Health Inequalities: The Public Health Disparities Geocoding Project","title-short":"Painting a Truer Picture of US Socioeconomic and Racial/Ethnic Health Inequalities","volume":"95","author":[{"family":"Krieger","given":"Nancy"},{"family":"Chen","given":"Jarvis T."},{"family":"Waterman","given":"Pamela D."},{"family":"Rehkopf","given":"David H."},{"family":"Subramanian","given":"S.v."}],"issued":{"date-parts":[["2005",2,1]]}}},{"id":1939,"uris":["http://zotero.org/users/4165130/items/WZYYS59T"],"uri":["http://zotero.org/users/4165130/items/WZYYS59T"],"itemData":{"id":1939,"type":"book","publisher":"John Wiley &amp; Sons","source":"Google Scholar","title":"Statistical methods in spatial epidemiology","author":[{"family":"Lawson","given":"Andrew B."}],"issued":{"date-parts":[["2013"]]}}}],"schema":"https://github.com/citation-style-language/schema/raw/master/csl-citation.json"} </w:instrText>
      </w:r>
      <w:r w:rsidR="00D64945" w:rsidRPr="007A6550">
        <w:rPr>
          <w:rFonts w:ascii="Times New Roman" w:hAnsi="Times New Roman" w:cs="Times New Roman"/>
        </w:rPr>
        <w:fldChar w:fldCharType="separate"/>
      </w:r>
      <w:r w:rsidR="00D64945" w:rsidRPr="007A6550">
        <w:rPr>
          <w:rFonts w:ascii="Times New Roman" w:hAnsi="Times New Roman" w:cs="Times New Roman"/>
          <w:noProof/>
        </w:rPr>
        <w:t>(Hund et al. 2012; Krieger et al. 2005; Lawson 2013)</w:t>
      </w:r>
      <w:r w:rsidR="00D64945" w:rsidRPr="007A6550">
        <w:rPr>
          <w:rFonts w:ascii="Times New Roman" w:hAnsi="Times New Roman" w:cs="Times New Roman"/>
        </w:rPr>
        <w:fldChar w:fldCharType="end"/>
      </w:r>
      <w:r w:rsidRPr="007A6550">
        <w:rPr>
          <w:rFonts w:ascii="Times New Roman" w:hAnsi="Times New Roman" w:cs="Times New Roman"/>
        </w:rPr>
        <w:t>. Premature mortality is a widely used population health indicator known to manifest strong social gradients, making it an appropriate choice for studying health inequities. It also has the advantage of being unaffected by misclassification of cause of death</w:t>
      </w:r>
      <w:r w:rsidR="00D64945" w:rsidRPr="007A6550">
        <w:rPr>
          <w:rFonts w:ascii="Times New Roman" w:hAnsi="Times New Roman" w:cs="Times New Roman"/>
        </w:rPr>
        <w:t xml:space="preserve"> </w:t>
      </w:r>
      <w:r w:rsidR="00D64945" w:rsidRPr="007A6550">
        <w:rPr>
          <w:rFonts w:ascii="Times New Roman" w:hAnsi="Times New Roman" w:cs="Times New Roman"/>
        </w:rPr>
        <w:fldChar w:fldCharType="begin"/>
      </w:r>
      <w:r w:rsidR="00D64945" w:rsidRPr="007A6550">
        <w:rPr>
          <w:rFonts w:ascii="Times New Roman" w:hAnsi="Times New Roman" w:cs="Times New Roman"/>
        </w:rPr>
        <w:instrText xml:space="preserve"> ADDIN ZOTERO_ITEM CSL_CITATION {"citationID":"AdlYkUTb","properties":{"formattedCitation":"(Chen et al. 2006; Krieger et al. 2017, 2020)","plainCitation":"(Chen et al. 2006; Krieger et al. 2017, 2020)","noteIndex":0},"citationItems":[{"id":1938,"uris":["http://zotero.org/users/4165130/items/P6227RJW"],"uri":["http://zotero.org/users/4165130/items/P6227RJW"],"itemData":{"id":1938,"type":"article-journal","abstract":"The identiﬁcation and documentation of health disparities are important functions of public health surveillance. These disparities, typically falling along lines deﬁned by gender, race/ethnicity, and social class, are often made visible in urban settings as geographic disparities in health between neighborhoods. Recognizing that premature mortality is a powerful indicator of disparities in both health status and access to health care that can readily be monitored using routinely available public health surveillance data, we undertook a systematic analysis of spatial variation in premature mortality in Boston (1999–2001) across neighborhoods and sub-neighborhoods in relation to census tract (CT) poverty. Using a multilevel model based framework, we estimated that the incidence of premature mortality was 1.39 times higher (95% credible interval 1.09–1.78) among persons living in the most economically deprived CTs (Q20% below poverty) compared to those in the least impoverished tracts (G5% below poverty). We present maps of model-based standardized mortality ratios that show substantial withinneighborhood variation in premature mortality and a sizeable decrease in spatial variation after adjustment for CT poverty. Additionally, we present maps of modelbased direct standardized rates that can more readily be compared to externally published rates and targets, as well as maps of the population attributable fraction that show that in some of Boston’s poorest neighborhoods, the proportion of excess deaths associated with CT poverty reaches 25–30%. We recommend that these methods be incorporated into routine analyses of public health surveillance data to highlight continuing social disparities in premature mortality.","container-title":"Journal of Urban Health","DOI":"10.1007/s11524-006-9089-7","ISSN":"1099-3460, 1468-2869","issue":"6","journalAbbreviation":"J Urban Health","language":"en","page":"1063-1084","source":"DOI.org (Crossref)","title":"Mapping and Measuring Social Disparities in Premature Mortality: The Impact of Census Tract Poverty within and across Boston Neighborhoods, 1999–2001","title-short":"Mapping and Measuring Social Disparities in Premature Mortality","volume":"83","author":[{"family":"Chen","given":"Jarvis T."},{"family":"Rehkopf","given":"David H."},{"family":"Waterman","given":"Pamela D."},{"family":"Subramanian","given":"S. V."},{"family":"Coull","given":"Brent A."},{"family":"Cohen","given":"Bruce"},{"family":"Ostrem","given":"Mary"},{"family":"Krieger","given":"Nancy"}],"issued":{"date-parts":[["2006",12,8]]}}},{"id":1934,"uris":["http://zotero.org/users/4165130/items/LQG773WH"],"uri":["http://zotero.org/users/4165130/items/LQG773WH"],"itemData":{"id":1934,"type":"article-journal","abstract":"Objectives. To assess the use of local measures of segregation for monitoring health inequities by local health departments.Methods. We analyzed preterm birth and premature mortality (death before the age of 65 years) rates for Boston, Massachusetts, for 2010 to 2012, using the Index of Concentration at the Extremes (ICE) and the poverty rate at both the census tract and neighborhood level.Results. For premature mortality at the census tract level, the rate ratios comparing the worst-off and best-off terciles were 1.58 (95% confidence interval [CI] = 1.36, 1.83) for the ICE for income, 1.66 (95% CI = 1.43, 1.93) for the ICE for race/ethnicity, and 1.63 (95% CI = 1.40, 1.90) for the ICE combining income and race/ethnicity, as compared with 1.47 (95% CI = 1.27, 1.71) for the poverty measure. Results for the ICE and poverty measures were more similar for preterm births than for premature mortality.Conclusions. The ICE, a measure of social spatial polarization, may be useful for analyzing health inequities at the local level.Public Health Implications. Local health departments in US cities can meaningfully use the ICE to monitor health inequities associated with racialized economic segregation.","container-title":"American Journal of Public Health","DOI":"10.2105/AJPH.2017.303713","ISSN":"0090-0036","issue":"6","journalAbbreviation":"Am J Public Health","note":"publisher: American Public Health Association","page":"903-906","source":"ajph.aphapublications.org (Atypon)","title":"Measures of Local Segregation for Monitoring Health Inequities by Local Health Departments","volume":"107","author":[{"family":"Krieger","given":"Nancy"},{"family":"Waterman","given":"Pamela D."},{"family":"Batra","given":"Neelesh"},{"family":"Murphy","given":"Johnna S."},{"family":"Dooley","given":"Daniel P."},{"family":"Shah","given":"Snehal N."}],"issued":{"date-parts":[["2017",4,20]]}}},{"id":1931,"uris":["http://zotero.org/users/4165130/items/A6VDDWTX"],"uri":["http://zotero.org/users/4165130/items/A6VDDWTX"],"itemData":{"id":1931,"type":"article-journal","abstract":"Objectives. To investigate how census tract (CT) estimates of mortality rates and inequities are affected by (1) differential privacy (DP), whereby the public decennial census (DC) data are injected with statistical “noise” to protect individual privacy, and (2) uncertainty arising from the small number of different persons surveyed each year in a given CT for the American Community Survey (ACS).Methods. We compared estimates of the 2008–2012 average annual premature mortality rate (death before age 65 years) in Massachusetts using CT data from the 2010 DC, 2010 DC with DP, and 2008–2012 ACS 5-year estimate data.Results. For these 3 denominator sources, the age-standardized premature mortality rates (per 100 000) for the total population respectively equaled 166.4 (95% confidence interval [CI] = 162.2, 170.6), 166.4 (95% CI = 162.2, 170.6), and 166.3 (95% CI = 162.1, 170.5), and inequities in the range from best to worst quintile for CT racialized economic segregation were from 103.4 to 260.1, 102.9 to 258.7, and 102.8 to 262.4. Similarity of results across CT denominator sources held for analyses stratified by gender and race/ethnicity.Conclusions. Estimates of health inequities at the CT level may not be affected by use of 2020 DP data and uncertainty in the ACS data.","container-title":"American Journal of Public Health","DOI":"10.2105/AJPH.2020.305989","ISSN":"0090-0036","issue":"2","journalAbbreviation":"Am J Public Health","note":"publisher: American Public Health Association","page":"265-268","source":"ajph.aphapublications.org (Atypon)","title":"Impact of Differential Privacy and Census Tract Data Source (Decennial Census Versus American Community Survey) for Monitoring Health Inequities","volume":"111","author":[{"family":"Krieger","given":"Nancy"},{"family":"Nethery","given":"Rachel C."},{"family":"Chen","given":"Jarvis T."},{"family":"Waterman","given":"Pamela D."},{"family":"Wright","given":"Emily"},{"family":"Rushovich","given":"Tamara"},{"family":"Coull","given":"Brent A."}],"issued":{"date-parts":[["2020",12,22]]}}}],"schema":"https://github.com/citation-style-language/schema/raw/master/csl-citation.json"} </w:instrText>
      </w:r>
      <w:r w:rsidR="00D64945" w:rsidRPr="007A6550">
        <w:rPr>
          <w:rFonts w:ascii="Times New Roman" w:hAnsi="Times New Roman" w:cs="Times New Roman"/>
        </w:rPr>
        <w:fldChar w:fldCharType="separate"/>
      </w:r>
      <w:r w:rsidR="00D64945" w:rsidRPr="007A6550">
        <w:rPr>
          <w:rFonts w:ascii="Times New Roman" w:hAnsi="Times New Roman" w:cs="Times New Roman"/>
          <w:noProof/>
        </w:rPr>
        <w:t>(Chen et al. 2006; Krieger et al. 2017, 2020)</w:t>
      </w:r>
      <w:r w:rsidR="00D64945" w:rsidRPr="007A6550">
        <w:rPr>
          <w:rFonts w:ascii="Times New Roman" w:hAnsi="Times New Roman" w:cs="Times New Roman"/>
        </w:rPr>
        <w:fldChar w:fldCharType="end"/>
      </w:r>
      <w:r w:rsidRPr="007A6550">
        <w:rPr>
          <w:rFonts w:ascii="Times New Roman" w:hAnsi="Times New Roman" w:cs="Times New Roman"/>
        </w:rPr>
        <w:t>.</w:t>
      </w:r>
    </w:p>
    <w:p w14:paraId="12A35158" w14:textId="12E95C47" w:rsidR="00182216" w:rsidRPr="007A6550" w:rsidRDefault="00182216" w:rsidP="00A634B9">
      <w:pPr>
        <w:pStyle w:val="BodyText"/>
        <w:spacing w:line="480" w:lineRule="auto"/>
        <w:ind w:right="1094" w:firstLine="461"/>
        <w:rPr>
          <w:rFonts w:ascii="Times New Roman" w:hAnsi="Times New Roman" w:cs="Times New Roman"/>
        </w:rPr>
      </w:pPr>
      <w:r w:rsidRPr="007A6550">
        <w:rPr>
          <w:rFonts w:ascii="Times New Roman" w:hAnsi="Times New Roman" w:cs="Times New Roman"/>
        </w:rPr>
        <w:t>We obtained records for all premature deaths in MA during 2008-2012</w:t>
      </w:r>
      <w:r w:rsidR="009528B4">
        <w:rPr>
          <w:rFonts w:ascii="Times New Roman" w:hAnsi="Times New Roman" w:cs="Times New Roman"/>
        </w:rPr>
        <w:t xml:space="preserve">, </w:t>
      </w:r>
      <w:r w:rsidR="009528B4" w:rsidRPr="009528B4">
        <w:rPr>
          <w:rFonts w:ascii="Times New Roman" w:hAnsi="Times New Roman" w:cs="Times New Roman"/>
        </w:rPr>
        <w:t>dates chosen to be centered around the 2010 decennial census</w:t>
      </w:r>
      <w:r w:rsidR="009528B4">
        <w:rPr>
          <w:rFonts w:ascii="Times New Roman" w:hAnsi="Times New Roman" w:cs="Times New Roman"/>
        </w:rPr>
        <w:t>,</w:t>
      </w:r>
      <w:r w:rsidRPr="007A6550">
        <w:rPr>
          <w:rFonts w:ascii="Times New Roman" w:hAnsi="Times New Roman" w:cs="Times New Roman"/>
        </w:rPr>
        <w:t xml:space="preserve"> from the MA Department of Health (55</w:t>
      </w:r>
      <w:r w:rsidRPr="007A6550">
        <w:rPr>
          <w:rFonts w:ascii="Times New Roman" w:hAnsi="Times New Roman" w:cs="Times New Roman"/>
          <w:i/>
        </w:rPr>
        <w:t>,</w:t>
      </w:r>
      <w:r w:rsidRPr="007A6550">
        <w:rPr>
          <w:rFonts w:ascii="Times New Roman" w:hAnsi="Times New Roman" w:cs="Times New Roman"/>
        </w:rPr>
        <w:t xml:space="preserve">836 total premature deaths). We geocoded the residential address at death to the corresponding CT, with only 0.4% of deaths unable to be geocoded at that level of precision. We extracted the </w:t>
      </w:r>
      <w:commentRangeStart w:id="35"/>
      <w:r w:rsidRPr="007A6550">
        <w:rPr>
          <w:rFonts w:ascii="Times New Roman" w:hAnsi="Times New Roman" w:cs="Times New Roman"/>
        </w:rPr>
        <w:t>US census race-, age- and sex-stratified population sizes</w:t>
      </w:r>
      <w:commentRangeEnd w:id="35"/>
      <w:r w:rsidR="0091608B">
        <w:rPr>
          <w:rStyle w:val="CommentReference"/>
        </w:rPr>
        <w:commentReference w:id="35"/>
      </w:r>
      <w:r w:rsidRPr="007A6550">
        <w:rPr>
          <w:rFonts w:ascii="Times New Roman" w:hAnsi="Times New Roman" w:cs="Times New Roman"/>
        </w:rPr>
        <w:t xml:space="preserve">, as categorized with US census terminology, for each CT from the 2010 decennial census using the R package </w:t>
      </w:r>
      <w:proofErr w:type="spellStart"/>
      <w:r w:rsidRPr="007A6550">
        <w:rPr>
          <w:rFonts w:ascii="Times New Roman" w:hAnsi="Times New Roman" w:cs="Times New Roman"/>
        </w:rPr>
        <w:t>tidycensus</w:t>
      </w:r>
      <w:proofErr w:type="spellEnd"/>
      <w:r w:rsidRPr="007A6550">
        <w:rPr>
          <w:rFonts w:ascii="Times New Roman" w:hAnsi="Times New Roman" w:cs="Times New Roman"/>
        </w:rPr>
        <w:t xml:space="preserve"> </w:t>
      </w:r>
      <w:r w:rsidR="00FF5A56" w:rsidRPr="007A6550">
        <w:rPr>
          <w:rFonts w:ascii="Times New Roman" w:hAnsi="Times New Roman" w:cs="Times New Roman"/>
        </w:rPr>
        <w:fldChar w:fldCharType="begin"/>
      </w:r>
      <w:r w:rsidR="00FF5A56" w:rsidRPr="007A6550">
        <w:rPr>
          <w:rFonts w:ascii="Times New Roman" w:hAnsi="Times New Roman" w:cs="Times New Roman"/>
        </w:rPr>
        <w:instrText xml:space="preserve"> ADDIN ZOTERO_ITEM CSL_CITATION {"citationID":"i0RfykPA","properties":{"formattedCitation":"(Walker 2020)","plainCitation":"(Walker 2020)","noteIndex":0},"citationItems":[{"id":1901,"uris":["http://zotero.org/users/4165130/items/XEKV8Z46"],"uri":["http://zotero.org/users/4165130/items/XEKV8Z46"],"itemData":{"id":1901,"type":"book","title":"tidycensus: Load US Census Boundary and Attribute Data as 'tidyverse' and 'sf'-Ready Data Frames","URL":"https://CRAN.R-project.org/package=tidycensus","version":"0.9.9.2","author":[{"family":"Walker","given":"Kyle"}],"issued":{"date-parts":[["2020"]]}}}],"schema":"https://github.com/citation-style-language/schema/raw/master/csl-citation.json"} </w:instrText>
      </w:r>
      <w:r w:rsidR="00FF5A56" w:rsidRPr="007A6550">
        <w:rPr>
          <w:rFonts w:ascii="Times New Roman" w:hAnsi="Times New Roman" w:cs="Times New Roman"/>
        </w:rPr>
        <w:fldChar w:fldCharType="separate"/>
      </w:r>
      <w:r w:rsidR="00FF5A56" w:rsidRPr="007A6550">
        <w:rPr>
          <w:rFonts w:ascii="Times New Roman" w:hAnsi="Times New Roman" w:cs="Times New Roman"/>
          <w:noProof/>
        </w:rPr>
        <w:t>(Walker 2020)</w:t>
      </w:r>
      <w:r w:rsidR="00FF5A56" w:rsidRPr="007A6550">
        <w:rPr>
          <w:rFonts w:ascii="Times New Roman" w:hAnsi="Times New Roman" w:cs="Times New Roman"/>
        </w:rPr>
        <w:fldChar w:fldCharType="end"/>
      </w:r>
      <w:r w:rsidR="00FF5A56" w:rsidRPr="007A6550">
        <w:rPr>
          <w:rFonts w:ascii="Times New Roman" w:hAnsi="Times New Roman" w:cs="Times New Roman"/>
        </w:rPr>
        <w:t xml:space="preserve">. </w:t>
      </w:r>
      <w:r w:rsidRPr="007A6550">
        <w:rPr>
          <w:rFonts w:ascii="Times New Roman" w:hAnsi="Times New Roman" w:cs="Times New Roman"/>
        </w:rPr>
        <w:t>We then multiplied each population count by five to obtain the at-risk person-years corresponding to our five years o</w:t>
      </w:r>
      <w:r w:rsidR="00FF5A56" w:rsidRPr="007A6550">
        <w:rPr>
          <w:rFonts w:ascii="Times New Roman" w:hAnsi="Times New Roman" w:cs="Times New Roman"/>
        </w:rPr>
        <w:t xml:space="preserve">f </w:t>
      </w:r>
      <w:r w:rsidRPr="007A6550">
        <w:rPr>
          <w:rFonts w:ascii="Times New Roman" w:hAnsi="Times New Roman" w:cs="Times New Roman"/>
        </w:rPr>
        <w:t xml:space="preserve">mortality data. Our study included all MA CTs with non-zero Black and </w:t>
      </w:r>
      <w:r w:rsidR="00E26928" w:rsidRPr="007A6550">
        <w:rPr>
          <w:rFonts w:ascii="Times New Roman" w:hAnsi="Times New Roman" w:cs="Times New Roman"/>
        </w:rPr>
        <w:t>WNH</w:t>
      </w:r>
      <w:r w:rsidRPr="007A6550">
        <w:rPr>
          <w:rFonts w:ascii="Times New Roman" w:hAnsi="Times New Roman" w:cs="Times New Roman"/>
        </w:rPr>
        <w:t xml:space="preserve"> populations, totaling </w:t>
      </w:r>
      <w:r w:rsidRPr="007A6550">
        <w:rPr>
          <w:rFonts w:ascii="Times New Roman" w:hAnsi="Times New Roman" w:cs="Times New Roman"/>
          <w:i/>
        </w:rPr>
        <w:t xml:space="preserve">N </w:t>
      </w:r>
      <w:r w:rsidRPr="007A6550">
        <w:rPr>
          <w:rFonts w:ascii="Times New Roman" w:hAnsi="Times New Roman" w:cs="Times New Roman"/>
        </w:rPr>
        <w:t>= 1</w:t>
      </w:r>
      <w:r w:rsidRPr="007A6550">
        <w:rPr>
          <w:rFonts w:ascii="Times New Roman" w:hAnsi="Times New Roman" w:cs="Times New Roman"/>
          <w:i/>
        </w:rPr>
        <w:t>,</w:t>
      </w:r>
      <w:r w:rsidRPr="007A6550">
        <w:rPr>
          <w:rFonts w:ascii="Times New Roman" w:hAnsi="Times New Roman" w:cs="Times New Roman"/>
        </w:rPr>
        <w:t>465 CTs (99.1% of MA’s 1,478 CTs in 2010).</w:t>
      </w:r>
    </w:p>
    <w:p w14:paraId="4848647F" w14:textId="228E3061" w:rsidR="00FF5A56" w:rsidRPr="007A6550" w:rsidRDefault="00182216" w:rsidP="00A634B9">
      <w:pPr>
        <w:pStyle w:val="BodyText"/>
        <w:spacing w:line="480" w:lineRule="auto"/>
        <w:ind w:right="1094" w:firstLine="461"/>
        <w:rPr>
          <w:rFonts w:ascii="Times New Roman" w:hAnsi="Times New Roman" w:cs="Times New Roman"/>
        </w:rPr>
      </w:pPr>
      <w:r w:rsidRPr="007A6550">
        <w:rPr>
          <w:rFonts w:ascii="Times New Roman" w:hAnsi="Times New Roman" w:cs="Times New Roman"/>
        </w:rPr>
        <w:t xml:space="preserve">Let </w:t>
      </w:r>
      <m:oMath>
        <m:r>
          <w:rPr>
            <w:rFonts w:ascii="Cambria Math" w:hAnsi="Cambria Math" w:cs="Times New Roman"/>
          </w:rPr>
          <m:t xml:space="preserve">i = {1, ..., N} </m:t>
        </m:r>
      </m:oMath>
      <w:r w:rsidRPr="007A6550">
        <w:rPr>
          <w:rFonts w:ascii="Times New Roman" w:hAnsi="Times New Roman" w:cs="Times New Roman"/>
        </w:rPr>
        <w:t xml:space="preserve">index CT and </w:t>
      </w:r>
      <m:oMath>
        <m:r>
          <w:rPr>
            <w:rFonts w:ascii="Cambria Math" w:hAnsi="Cambria Math" w:cs="Times New Roman"/>
          </w:rPr>
          <m:t>j = {0, 1}</m:t>
        </m:r>
      </m:oMath>
      <w:r w:rsidRPr="007A6550">
        <w:rPr>
          <w:rFonts w:ascii="Times New Roman" w:hAnsi="Times New Roman" w:cs="Times New Roman"/>
        </w:rPr>
        <w:t xml:space="preserve"> index racialized</w:t>
      </w:r>
      <w:r w:rsidR="006F140B">
        <w:rPr>
          <w:rFonts w:ascii="Times New Roman" w:hAnsi="Times New Roman" w:cs="Times New Roman"/>
        </w:rPr>
        <w:t xml:space="preserve"> s</w:t>
      </w:r>
      <w:r w:rsidR="00190007">
        <w:rPr>
          <w:rFonts w:ascii="Times New Roman" w:hAnsi="Times New Roman" w:cs="Times New Roman"/>
        </w:rPr>
        <w:t>ocial</w:t>
      </w:r>
      <w:r w:rsidRPr="007A6550">
        <w:rPr>
          <w:rFonts w:ascii="Times New Roman" w:hAnsi="Times New Roman" w:cs="Times New Roman"/>
        </w:rPr>
        <w:t xml:space="preserve"> group within CT so that</w:t>
      </w:r>
      <w:r w:rsidR="00FF5A56" w:rsidRPr="007A6550">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ij</m:t>
            </m:r>
          </m:sub>
        </m:sSub>
      </m:oMath>
      <w:r w:rsidRPr="007A6550">
        <w:rPr>
          <w:rFonts w:ascii="Times New Roman" w:hAnsi="Times New Roman" w:cs="Times New Roman"/>
          <w:i/>
        </w:rPr>
        <w:t xml:space="preserve"> </w:t>
      </w:r>
      <w:r w:rsidRPr="007A6550">
        <w:rPr>
          <w:rFonts w:ascii="Times New Roman" w:hAnsi="Times New Roman" w:cs="Times New Roman"/>
        </w:rPr>
        <w:t xml:space="preserve">is the observed count of premature deaths in racialized group </w:t>
      </w:r>
      <m:oMath>
        <m:r>
          <w:rPr>
            <w:rFonts w:ascii="Cambria Math" w:hAnsi="Cambria Math" w:cs="Times New Roman"/>
          </w:rPr>
          <m:t>j</m:t>
        </m:r>
      </m:oMath>
      <w:r w:rsidRPr="007A6550">
        <w:rPr>
          <w:rFonts w:ascii="Times New Roman" w:hAnsi="Times New Roman" w:cs="Times New Roman"/>
          <w:i/>
        </w:rPr>
        <w:t xml:space="preserve"> </w:t>
      </w:r>
      <w:r w:rsidRPr="007A6550">
        <w:rPr>
          <w:rFonts w:ascii="Times New Roman" w:hAnsi="Times New Roman" w:cs="Times New Roman"/>
        </w:rPr>
        <w:t xml:space="preserve">within CT </w:t>
      </w:r>
      <m:oMath>
        <m:r>
          <w:rPr>
            <w:rFonts w:ascii="Cambria Math" w:hAnsi="Cambria Math" w:cs="Times New Roman"/>
          </w:rPr>
          <m:t>i</m:t>
        </m:r>
      </m:oMath>
      <w:r w:rsidRPr="007A6550">
        <w:rPr>
          <w:rFonts w:ascii="Times New Roman" w:hAnsi="Times New Roman" w:cs="Times New Roman"/>
        </w:rPr>
        <w:t>. We constructed standardized mortality rat</w:t>
      </w:r>
      <w:r w:rsidR="00BE18FC">
        <w:rPr>
          <w:rFonts w:ascii="Times New Roman" w:hAnsi="Times New Roman" w:cs="Times New Roman"/>
        </w:rPr>
        <w:t>ios</w:t>
      </w:r>
      <w:r w:rsidRPr="007A6550">
        <w:rPr>
          <w:rFonts w:ascii="Times New Roman" w:hAnsi="Times New Roman" w:cs="Times New Roman"/>
        </w:rPr>
        <w:t xml:space="preserve"> (SMRs) using the indirect standardization approach</w:t>
      </w:r>
      <w:r w:rsidR="00FF5A56" w:rsidRPr="007A6550">
        <w:rPr>
          <w:rFonts w:ascii="Times New Roman" w:hAnsi="Times New Roman" w:cs="Times New Roman"/>
        </w:rPr>
        <w:t xml:space="preserve"> </w:t>
      </w:r>
      <w:r w:rsidR="00FF5A56" w:rsidRPr="007A6550">
        <w:rPr>
          <w:rFonts w:ascii="Times New Roman" w:hAnsi="Times New Roman" w:cs="Times New Roman"/>
        </w:rPr>
        <w:fldChar w:fldCharType="begin"/>
      </w:r>
      <w:r w:rsidR="00FF5A56" w:rsidRPr="007A6550">
        <w:rPr>
          <w:rFonts w:ascii="Times New Roman" w:hAnsi="Times New Roman" w:cs="Times New Roman"/>
        </w:rPr>
        <w:instrText xml:space="preserve"> ADDIN ZOTERO_ITEM CSL_CITATION {"citationID":"kh6ladp1","properties":{"formattedCitation":"(Chen 2013)","plainCitation":"(Chen 2013)","noteIndex":0},"citationItems":[{"id":1909,"uris":["http://zotero.org/users/4165130/items/UYLFWS2E"],"uri":["http://zotero.org/users/4165130/items/UYLFWS2E"],"itemData":{"id":1909,"type":"chapter","container-title":"Geographic Health Data: Fundamental Techniques for Analysis","page":"183-208","publisher":"CABI","title":"Multilevel and hierarchical models for disease mapping","author":[{"family":"Chen","given":"Jarvis T."}],"issued":{"date-parts":[["2013"]]}}}],"schema":"https://github.com/citation-style-language/schema/raw/master/csl-citation.json"} </w:instrText>
      </w:r>
      <w:r w:rsidR="00FF5A56" w:rsidRPr="007A6550">
        <w:rPr>
          <w:rFonts w:ascii="Times New Roman" w:hAnsi="Times New Roman" w:cs="Times New Roman"/>
        </w:rPr>
        <w:fldChar w:fldCharType="separate"/>
      </w:r>
      <w:r w:rsidR="00FF5A56" w:rsidRPr="007A6550">
        <w:rPr>
          <w:rFonts w:ascii="Times New Roman" w:hAnsi="Times New Roman" w:cs="Times New Roman"/>
          <w:noProof/>
        </w:rPr>
        <w:t>(Chen 2013)</w:t>
      </w:r>
      <w:r w:rsidR="00FF5A56" w:rsidRPr="007A6550">
        <w:rPr>
          <w:rFonts w:ascii="Times New Roman" w:hAnsi="Times New Roman" w:cs="Times New Roman"/>
        </w:rPr>
        <w:fldChar w:fldCharType="end"/>
      </w:r>
      <w:r w:rsidRPr="007A6550">
        <w:rPr>
          <w:rFonts w:ascii="Times New Roman" w:hAnsi="Times New Roman" w:cs="Times New Roman"/>
        </w:rPr>
        <w:t xml:space="preserve">. CT and racialized </w:t>
      </w:r>
      <w:r w:rsidR="00AF580F">
        <w:rPr>
          <w:rFonts w:ascii="Times New Roman" w:hAnsi="Times New Roman" w:cs="Times New Roman"/>
        </w:rPr>
        <w:t xml:space="preserve">social </w:t>
      </w:r>
      <w:r w:rsidRPr="007A6550">
        <w:rPr>
          <w:rFonts w:ascii="Times New Roman" w:hAnsi="Times New Roman" w:cs="Times New Roman"/>
        </w:rPr>
        <w:t>group-specific expected premature death counts are calculated to serve as a denominator (or offset in statistical modeling) to account for differential at-risk person-time</w:t>
      </w:r>
      <w:r w:rsidR="00FF5A56" w:rsidRPr="007A6550">
        <w:rPr>
          <w:rFonts w:ascii="Times New Roman" w:hAnsi="Times New Roman" w:cs="Times New Roman"/>
        </w:rPr>
        <w:t xml:space="preserve"> </w:t>
      </w:r>
      <w:r w:rsidRPr="007A6550">
        <w:rPr>
          <w:rFonts w:ascii="Times New Roman" w:hAnsi="Times New Roman" w:cs="Times New Roman"/>
        </w:rPr>
        <w:t xml:space="preserve">and age and sex compositions. Briefly, the state of MA was used as the reference population, and we computed the state age and sex stratum-specific premature mortality rates from our data. Within a </w:t>
      </w:r>
      <w:r w:rsidRPr="007A6550">
        <w:rPr>
          <w:rFonts w:ascii="Times New Roman" w:hAnsi="Times New Roman" w:cs="Times New Roman"/>
        </w:rPr>
        <w:lastRenderedPageBreak/>
        <w:t xml:space="preserve">given CT and racialized </w:t>
      </w:r>
      <w:r w:rsidR="00AF580F">
        <w:rPr>
          <w:rFonts w:ascii="Times New Roman" w:hAnsi="Times New Roman" w:cs="Times New Roman"/>
        </w:rPr>
        <w:t xml:space="preserve">social </w:t>
      </w:r>
      <w:r w:rsidRPr="007A6550">
        <w:rPr>
          <w:rFonts w:ascii="Times New Roman" w:hAnsi="Times New Roman" w:cs="Times New Roman"/>
        </w:rPr>
        <w:t xml:space="preserve">group, we obtained the expected count for each age/sex stratum by multiplying the stratum’s person-years by its rate in the reference population. We then summed the age/sex specific expected counts for the CT and racialized </w:t>
      </w:r>
      <w:r w:rsidR="00AF580F">
        <w:rPr>
          <w:rFonts w:ascii="Times New Roman" w:hAnsi="Times New Roman" w:cs="Times New Roman"/>
        </w:rPr>
        <w:t xml:space="preserve">social </w:t>
      </w:r>
      <w:r w:rsidRPr="007A6550">
        <w:rPr>
          <w:rFonts w:ascii="Times New Roman" w:hAnsi="Times New Roman" w:cs="Times New Roman"/>
        </w:rPr>
        <w:t>group to obtain the final expected premature mortality count. We denote the expected count for racialized</w:t>
      </w:r>
      <w:r w:rsidR="00AF580F">
        <w:rPr>
          <w:rFonts w:ascii="Times New Roman" w:hAnsi="Times New Roman" w:cs="Times New Roman"/>
        </w:rPr>
        <w:t xml:space="preserve"> social</w:t>
      </w:r>
      <w:r w:rsidRPr="007A6550">
        <w:rPr>
          <w:rFonts w:ascii="Times New Roman" w:hAnsi="Times New Roman" w:cs="Times New Roman"/>
        </w:rPr>
        <w:t xml:space="preserve"> group </w:t>
      </w:r>
      <m:oMath>
        <m:r>
          <w:rPr>
            <w:rFonts w:ascii="Cambria Math" w:hAnsi="Cambria Math" w:cs="Times New Roman"/>
          </w:rPr>
          <m:t>j</m:t>
        </m:r>
      </m:oMath>
      <w:r w:rsidRPr="007A6550">
        <w:rPr>
          <w:rFonts w:ascii="Times New Roman" w:hAnsi="Times New Roman" w:cs="Times New Roman"/>
          <w:i/>
        </w:rPr>
        <w:t xml:space="preserve"> </w:t>
      </w:r>
      <w:r w:rsidRPr="007A6550">
        <w:rPr>
          <w:rFonts w:ascii="Times New Roman" w:hAnsi="Times New Roman" w:cs="Times New Roman"/>
        </w:rPr>
        <w:t xml:space="preserve">in CT </w:t>
      </w:r>
      <m:oMath>
        <m:r>
          <w:rPr>
            <w:rFonts w:ascii="Cambria Math" w:hAnsi="Cambria Math" w:cs="Times New Roman"/>
          </w:rPr>
          <m:t>i</m:t>
        </m:r>
      </m:oMath>
      <w:r w:rsidRPr="007A6550">
        <w:rPr>
          <w:rFonts w:ascii="Times New Roman" w:hAnsi="Times New Roman" w:cs="Times New Roman"/>
          <w:i/>
        </w:rPr>
        <w:t xml:space="preserve"> </w:t>
      </w:r>
      <w:r w:rsidRPr="007A6550">
        <w:rPr>
          <w:rFonts w:ascii="Times New Roman" w:hAnsi="Times New Roman" w:cs="Times New Roman"/>
        </w:rPr>
        <w:t xml:space="preserve">by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ij</m:t>
            </m:r>
          </m:sub>
        </m:sSub>
      </m:oMath>
      <w:r w:rsidRPr="007A6550">
        <w:rPr>
          <w:rFonts w:ascii="Times New Roman" w:hAnsi="Times New Roman" w:cs="Times New Roman"/>
        </w:rPr>
        <w:t>.</w:t>
      </w:r>
    </w:p>
    <w:p w14:paraId="6B451CA8" w14:textId="15D2F210" w:rsidR="00182216" w:rsidRPr="007A6550" w:rsidRDefault="00182216" w:rsidP="00A634B9">
      <w:pPr>
        <w:pStyle w:val="BodyText"/>
        <w:spacing w:line="480" w:lineRule="auto"/>
        <w:ind w:right="1094" w:firstLine="461"/>
        <w:rPr>
          <w:rFonts w:ascii="Times New Roman" w:hAnsi="Times New Roman" w:cs="Times New Roman"/>
        </w:rPr>
      </w:pPr>
      <w:r w:rsidRPr="007A6550">
        <w:rPr>
          <w:rFonts w:ascii="Times New Roman" w:hAnsi="Times New Roman" w:cs="Times New Roman"/>
        </w:rPr>
        <w:t xml:space="preserve">The SMR is then given by </w:t>
      </w:r>
      <m:oMath>
        <m:r>
          <w:rPr>
            <w:rFonts w:ascii="Cambria Math" w:hAnsi="Cambria Math" w:cs="Times New Roman"/>
          </w:rPr>
          <m:t>SM</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ij</m:t>
            </m:r>
          </m:sub>
        </m:sSub>
        <m:r>
          <w:rPr>
            <w:rFonts w:ascii="Cambria Math" w:hAnsi="Cambria Math" w:cs="Times New Roman"/>
          </w:rPr>
          <m:t>=</m:t>
        </m:r>
        <m:f>
          <m:fPr>
            <m:type m:val="lin"/>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ij</m:t>
                </m:r>
              </m:sub>
            </m:sSub>
          </m:num>
          <m:den>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ij</m:t>
                </m:r>
              </m:sub>
            </m:sSub>
          </m:den>
        </m:f>
      </m:oMath>
      <w:r w:rsidRPr="007A6550">
        <w:rPr>
          <w:rFonts w:ascii="Times New Roman" w:hAnsi="Times New Roman" w:cs="Times New Roman"/>
        </w:rPr>
        <w:t>. Figure</w:t>
      </w:r>
      <w:r w:rsidR="00FF5A56" w:rsidRPr="007A6550">
        <w:rPr>
          <w:rFonts w:ascii="Times New Roman" w:hAnsi="Times New Roman" w:cs="Times New Roman"/>
        </w:rPr>
        <w:t xml:space="preserve"> 1</w:t>
      </w:r>
      <w:r w:rsidRPr="007A6550">
        <w:rPr>
          <w:rFonts w:ascii="Times New Roman" w:hAnsi="Times New Roman" w:cs="Times New Roman"/>
        </w:rPr>
        <w:t xml:space="preserve"> shows the distributions of the CT racialized </w:t>
      </w:r>
      <w:r w:rsidR="00AF580F">
        <w:rPr>
          <w:rFonts w:ascii="Times New Roman" w:hAnsi="Times New Roman" w:cs="Times New Roman"/>
        </w:rPr>
        <w:t xml:space="preserve">social </w:t>
      </w:r>
      <w:r w:rsidRPr="007A6550">
        <w:rPr>
          <w:rFonts w:ascii="Times New Roman" w:hAnsi="Times New Roman" w:cs="Times New Roman"/>
        </w:rPr>
        <w:t xml:space="preserve">group-specific 5-year expected counts and SMRs. To illustrate the racialized segregation and the concentration of the Black population in a small number of CTs, Figure 2 shows the CT expected count of premature mortality for Black and </w:t>
      </w:r>
      <w:r w:rsidR="00E26928" w:rsidRPr="007A6550">
        <w:rPr>
          <w:rFonts w:ascii="Times New Roman" w:hAnsi="Times New Roman" w:cs="Times New Roman"/>
        </w:rPr>
        <w:t>WNH</w:t>
      </w:r>
      <w:r w:rsidRPr="007A6550">
        <w:rPr>
          <w:rFonts w:ascii="Times New Roman" w:hAnsi="Times New Roman" w:cs="Times New Roman"/>
        </w:rPr>
        <w:t xml:space="preserve"> populations in MA, and a magnified view of the city of Boston. The maps of expected counts for the Black and </w:t>
      </w:r>
      <w:r w:rsidR="00E26928" w:rsidRPr="007A6550">
        <w:rPr>
          <w:rFonts w:ascii="Times New Roman" w:hAnsi="Times New Roman" w:cs="Times New Roman"/>
        </w:rPr>
        <w:t>WNH</w:t>
      </w:r>
      <w:r w:rsidRPr="007A6550">
        <w:rPr>
          <w:rFonts w:ascii="Times New Roman" w:hAnsi="Times New Roman" w:cs="Times New Roman"/>
        </w:rPr>
        <w:t xml:space="preserve"> populations appear nearly inverted. They also demonstrate the sparsity of Black p</w:t>
      </w:r>
      <w:r w:rsidR="00290985">
        <w:rPr>
          <w:rFonts w:ascii="Times New Roman" w:hAnsi="Times New Roman" w:cs="Times New Roman"/>
        </w:rPr>
        <w:t>opulation</w:t>
      </w:r>
      <w:r w:rsidRPr="007A6550">
        <w:rPr>
          <w:rFonts w:ascii="Times New Roman" w:hAnsi="Times New Roman" w:cs="Times New Roman"/>
        </w:rPr>
        <w:t xml:space="preserve">s, and the ubiquity of </w:t>
      </w:r>
      <w:r w:rsidR="00E26928" w:rsidRPr="007A6550">
        <w:rPr>
          <w:rFonts w:ascii="Times New Roman" w:hAnsi="Times New Roman" w:cs="Times New Roman"/>
        </w:rPr>
        <w:t xml:space="preserve">WNH </w:t>
      </w:r>
      <w:r w:rsidRPr="007A6550">
        <w:rPr>
          <w:rFonts w:ascii="Times New Roman" w:hAnsi="Times New Roman" w:cs="Times New Roman"/>
        </w:rPr>
        <w:t>p</w:t>
      </w:r>
      <w:r w:rsidR="00290985">
        <w:rPr>
          <w:rFonts w:ascii="Times New Roman" w:hAnsi="Times New Roman" w:cs="Times New Roman"/>
        </w:rPr>
        <w:t>opulation</w:t>
      </w:r>
      <w:r w:rsidRPr="007A6550">
        <w:rPr>
          <w:rFonts w:ascii="Times New Roman" w:hAnsi="Times New Roman" w:cs="Times New Roman"/>
        </w:rPr>
        <w:t>s, across most of the state. In MA, the average number of CT expected Black premature deaths for 2008-2012 was 2.20, and 54% of CTs had less than 1 expected Black premature mortality case over the 5</w:t>
      </w:r>
      <w:r w:rsidR="00FF5A56" w:rsidRPr="007A6550">
        <w:rPr>
          <w:rFonts w:ascii="Times New Roman" w:hAnsi="Times New Roman" w:cs="Times New Roman"/>
        </w:rPr>
        <w:t>-</w:t>
      </w:r>
      <w:r w:rsidRPr="007A6550">
        <w:rPr>
          <w:rFonts w:ascii="Times New Roman" w:hAnsi="Times New Roman" w:cs="Times New Roman"/>
        </w:rPr>
        <w:t>year period. Boston was more diverse, with an average of 6.50 expected Black premature deaths per CT and only 28% of Boston CTs having less than one expected Black premature death.</w:t>
      </w:r>
    </w:p>
    <w:p w14:paraId="1C16501A" w14:textId="77777777" w:rsidR="00AC590B" w:rsidRPr="007A6550" w:rsidRDefault="00AC590B" w:rsidP="00A634B9">
      <w:pPr>
        <w:pStyle w:val="BodyText"/>
        <w:spacing w:line="480" w:lineRule="auto"/>
        <w:ind w:right="1094"/>
        <w:rPr>
          <w:rFonts w:ascii="Times New Roman" w:hAnsi="Times New Roman" w:cs="Times New Roman"/>
        </w:rPr>
      </w:pPr>
    </w:p>
    <w:p w14:paraId="3D9EEE02" w14:textId="120536C3" w:rsidR="003741F8" w:rsidRPr="007A6550" w:rsidRDefault="0048158B" w:rsidP="00093231">
      <w:pPr>
        <w:pStyle w:val="Heading1"/>
        <w:spacing w:before="0" w:after="0" w:line="480" w:lineRule="auto"/>
        <w:ind w:right="1090"/>
        <w:rPr>
          <w:rFonts w:cs="Times New Roman"/>
          <w:szCs w:val="24"/>
          <w:lang w:val="en-US"/>
        </w:rPr>
      </w:pPr>
      <w:r>
        <w:rPr>
          <w:rFonts w:cs="Times New Roman"/>
          <w:szCs w:val="24"/>
          <w:lang w:val="en-US"/>
        </w:rPr>
        <w:t>4</w:t>
      </w:r>
      <w:r w:rsidR="001704DE" w:rsidRPr="007A6550">
        <w:rPr>
          <w:rFonts w:cs="Times New Roman"/>
          <w:szCs w:val="24"/>
          <w:lang w:val="en-US"/>
        </w:rPr>
        <w:t xml:space="preserve">. </w:t>
      </w:r>
      <w:r w:rsidR="00AC590B" w:rsidRPr="007A6550">
        <w:rPr>
          <w:rFonts w:cs="Times New Roman"/>
          <w:szCs w:val="24"/>
          <w:lang w:val="en-US"/>
        </w:rPr>
        <w:t>Methods</w:t>
      </w:r>
    </w:p>
    <w:p w14:paraId="35183B90" w14:textId="3F1D77CA" w:rsidR="003741F8" w:rsidRPr="007A6550" w:rsidRDefault="003741F8" w:rsidP="00A367B1">
      <w:pPr>
        <w:pStyle w:val="BodyText"/>
        <w:spacing w:line="480" w:lineRule="auto"/>
        <w:ind w:right="1090"/>
        <w:rPr>
          <w:rFonts w:ascii="Times New Roman" w:hAnsi="Times New Roman" w:cs="Times New Roman"/>
        </w:rPr>
      </w:pPr>
      <w:r w:rsidRPr="007A6550">
        <w:rPr>
          <w:rFonts w:ascii="Times New Roman" w:hAnsi="Times New Roman" w:cs="Times New Roman"/>
        </w:rPr>
        <w:t xml:space="preserve">We </w:t>
      </w:r>
      <w:r w:rsidR="00583BB9" w:rsidRPr="007A6550">
        <w:rPr>
          <w:rFonts w:ascii="Times New Roman" w:hAnsi="Times New Roman" w:cs="Times New Roman"/>
        </w:rPr>
        <w:t>focus on two</w:t>
      </w:r>
      <w:r w:rsidRPr="007A6550">
        <w:rPr>
          <w:rFonts w:ascii="Times New Roman" w:hAnsi="Times New Roman" w:cs="Times New Roman"/>
        </w:rPr>
        <w:t xml:space="preserve"> traditional approaches to health inequity analysis using small-area data: </w:t>
      </w:r>
      <w:r w:rsidR="00B87C96" w:rsidRPr="007A6550">
        <w:rPr>
          <w:rFonts w:ascii="Times New Roman" w:hAnsi="Times New Roman" w:cs="Times New Roman"/>
        </w:rPr>
        <w:t>GLMs</w:t>
      </w:r>
      <w:r w:rsidRPr="007A6550">
        <w:rPr>
          <w:rFonts w:ascii="Times New Roman" w:hAnsi="Times New Roman" w:cs="Times New Roman"/>
        </w:rPr>
        <w:t xml:space="preserve">, also called aggregated analyses, and </w:t>
      </w:r>
      <w:r w:rsidR="00B87C96" w:rsidRPr="007A6550">
        <w:rPr>
          <w:rFonts w:ascii="Times New Roman" w:hAnsi="Times New Roman" w:cs="Times New Roman"/>
        </w:rPr>
        <w:t>GLMMs</w:t>
      </w:r>
      <w:r w:rsidRPr="007A6550">
        <w:rPr>
          <w:rFonts w:ascii="Times New Roman" w:hAnsi="Times New Roman" w:cs="Times New Roman"/>
        </w:rPr>
        <w:t>, also called disease mapping models</w:t>
      </w:r>
      <w:r w:rsidR="00B87C96" w:rsidRPr="007A6550">
        <w:rPr>
          <w:rFonts w:ascii="Times New Roman" w:hAnsi="Times New Roman" w:cs="Times New Roman"/>
        </w:rPr>
        <w:t>, both of which we describe in detail below</w:t>
      </w:r>
      <w:r w:rsidRPr="007A6550">
        <w:rPr>
          <w:rFonts w:ascii="Times New Roman" w:hAnsi="Times New Roman" w:cs="Times New Roman"/>
        </w:rPr>
        <w:t>.</w:t>
      </w:r>
      <w:r w:rsidR="00FA5836" w:rsidRPr="007A6550">
        <w:rPr>
          <w:rFonts w:ascii="Times New Roman" w:hAnsi="Times New Roman" w:cs="Times New Roman"/>
        </w:rPr>
        <w:t xml:space="preserve"> </w:t>
      </w:r>
      <w:r w:rsidR="006674A9">
        <w:rPr>
          <w:rFonts w:ascii="Times New Roman" w:hAnsi="Times New Roman" w:cs="Times New Roman"/>
        </w:rPr>
        <w:t>F</w:t>
      </w:r>
      <w:r w:rsidR="00FA5836" w:rsidRPr="007A6550">
        <w:rPr>
          <w:rFonts w:ascii="Times New Roman" w:hAnsi="Times New Roman" w:cs="Times New Roman"/>
        </w:rPr>
        <w:t>or general exposition</w:t>
      </w:r>
      <w:r w:rsidR="006674A9">
        <w:rPr>
          <w:rFonts w:ascii="Times New Roman" w:hAnsi="Times New Roman" w:cs="Times New Roman"/>
        </w:rPr>
        <w:t xml:space="preserve"> of the statistical concepts and methods</w:t>
      </w:r>
      <w:r w:rsidR="00FA5836" w:rsidRPr="007A6550">
        <w:rPr>
          <w:rFonts w:ascii="Times New Roman" w:hAnsi="Times New Roman" w:cs="Times New Roman"/>
        </w:rPr>
        <w:t xml:space="preserve">, we </w:t>
      </w:r>
      <w:r w:rsidR="006674A9">
        <w:rPr>
          <w:rFonts w:ascii="Times New Roman" w:hAnsi="Times New Roman" w:cs="Times New Roman"/>
        </w:rPr>
        <w:t>abstract</w:t>
      </w:r>
      <w:r w:rsidR="00FA5836" w:rsidRPr="007A6550">
        <w:rPr>
          <w:rFonts w:ascii="Times New Roman" w:hAnsi="Times New Roman" w:cs="Times New Roman"/>
        </w:rPr>
        <w:t xml:space="preserve"> to two social groups:</w:t>
      </w:r>
      <w:r w:rsidR="006B0C30" w:rsidRPr="007A6550">
        <w:rPr>
          <w:rFonts w:ascii="Times New Roman" w:hAnsi="Times New Roman" w:cs="Times New Roman"/>
        </w:rPr>
        <w:t xml:space="preserve"> </w:t>
      </w:r>
      <w:r w:rsidR="00FA5836" w:rsidRPr="007A6550">
        <w:rPr>
          <w:rFonts w:ascii="Times New Roman" w:hAnsi="Times New Roman" w:cs="Times New Roman"/>
        </w:rPr>
        <w:t>privileged and marginalized</w:t>
      </w:r>
      <w:r w:rsidR="00B367B4" w:rsidRPr="007A6550">
        <w:rPr>
          <w:rFonts w:ascii="Times New Roman" w:hAnsi="Times New Roman" w:cs="Times New Roman"/>
        </w:rPr>
        <w:t xml:space="preserve"> (</w:t>
      </w:r>
      <w:r w:rsidR="006674A9">
        <w:rPr>
          <w:rFonts w:ascii="Times New Roman" w:hAnsi="Times New Roman" w:cs="Times New Roman"/>
        </w:rPr>
        <w:t>in our motivating data, the</w:t>
      </w:r>
      <w:r w:rsidR="00B367B4" w:rsidRPr="007A6550">
        <w:rPr>
          <w:rFonts w:ascii="Times New Roman" w:hAnsi="Times New Roman" w:cs="Times New Roman"/>
        </w:rPr>
        <w:t xml:space="preserve"> WNH and Black populations)</w:t>
      </w:r>
      <w:r w:rsidR="00FA5836" w:rsidRPr="007A6550">
        <w:rPr>
          <w:rFonts w:ascii="Times New Roman" w:hAnsi="Times New Roman" w:cs="Times New Roman"/>
        </w:rPr>
        <w:t>.</w:t>
      </w:r>
      <w:r w:rsidR="00190007">
        <w:rPr>
          <w:rFonts w:ascii="Times New Roman" w:hAnsi="Times New Roman" w:cs="Times New Roman"/>
        </w:rPr>
        <w:t xml:space="preserve"> Analogous to </w:t>
      </w:r>
      <w:r w:rsidR="00190007">
        <w:rPr>
          <w:rFonts w:ascii="Times New Roman" w:hAnsi="Times New Roman" w:cs="Times New Roman"/>
        </w:rPr>
        <w:lastRenderedPageBreak/>
        <w:t xml:space="preserve">the notation introduced above, let </w:t>
      </w:r>
      <m:oMath>
        <m:r>
          <w:rPr>
            <w:rFonts w:ascii="Cambria Math" w:hAnsi="Cambria Math" w:cs="Times New Roman"/>
          </w:rPr>
          <m:t>i</m:t>
        </m:r>
      </m:oMath>
      <w:r w:rsidR="00190007">
        <w:rPr>
          <w:rFonts w:ascii="Times New Roman" w:hAnsi="Times New Roman" w:cs="Times New Roman"/>
        </w:rPr>
        <w:t xml:space="preserve"> index CT and </w:t>
      </w:r>
      <m:oMath>
        <m:r>
          <w:rPr>
            <w:rFonts w:ascii="Cambria Math" w:hAnsi="Cambria Math" w:cs="Times New Roman"/>
          </w:rPr>
          <m:t>j</m:t>
        </m:r>
      </m:oMath>
      <w:r w:rsidR="00190007">
        <w:rPr>
          <w:rFonts w:ascii="Times New Roman" w:hAnsi="Times New Roman" w:cs="Times New Roman"/>
        </w:rPr>
        <w:t xml:space="preserve"> index social group.</w:t>
      </w:r>
    </w:p>
    <w:p w14:paraId="58A857F4" w14:textId="7EB0371D" w:rsidR="003741F8" w:rsidRPr="007A6550" w:rsidRDefault="003741F8" w:rsidP="00093231">
      <w:pPr>
        <w:pStyle w:val="BodyText"/>
        <w:spacing w:line="480" w:lineRule="auto"/>
        <w:ind w:right="1090" w:firstLine="720"/>
        <w:rPr>
          <w:rFonts w:ascii="Times New Roman" w:hAnsi="Times New Roman" w:cs="Times New Roman"/>
        </w:rPr>
      </w:pPr>
      <w:r w:rsidRPr="007A6550">
        <w:rPr>
          <w:rFonts w:ascii="Times New Roman" w:hAnsi="Times New Roman" w:cs="Times New Roman"/>
        </w:rPr>
        <w:t>A standard GLM specification for estimating health inequities across the study population’s social groups is</w:t>
      </w:r>
    </w:p>
    <w:tbl>
      <w:tblPr>
        <w:tblStyle w:val="TableGrid"/>
        <w:tblW w:w="0" w:type="auto"/>
        <w:tblLook w:val="04A0" w:firstRow="1" w:lastRow="0" w:firstColumn="1" w:lastColumn="0" w:noHBand="0" w:noVBand="1"/>
      </w:tblPr>
      <w:tblGrid>
        <w:gridCol w:w="918"/>
        <w:gridCol w:w="6750"/>
        <w:gridCol w:w="990"/>
      </w:tblGrid>
      <w:tr w:rsidR="00E53D65" w:rsidRPr="007A6550" w14:paraId="5FDF3B91" w14:textId="77777777" w:rsidTr="008B3762">
        <w:tc>
          <w:tcPr>
            <w:tcW w:w="918" w:type="dxa"/>
            <w:tcBorders>
              <w:top w:val="nil"/>
              <w:left w:val="nil"/>
              <w:bottom w:val="nil"/>
              <w:right w:val="nil"/>
            </w:tcBorders>
          </w:tcPr>
          <w:p w14:paraId="7BF2AD0C" w14:textId="47A82F59" w:rsidR="00E53D65" w:rsidRPr="007A6550" w:rsidRDefault="00E53D65" w:rsidP="00E53D65">
            <w:pPr>
              <w:pStyle w:val="BodyText"/>
              <w:spacing w:line="480" w:lineRule="auto"/>
              <w:rPr>
                <w:rFonts w:ascii="Times New Roman" w:hAnsi="Times New Roman" w:cs="Times New Roman"/>
              </w:rPr>
            </w:pPr>
          </w:p>
        </w:tc>
        <w:tc>
          <w:tcPr>
            <w:tcW w:w="6750" w:type="dxa"/>
            <w:tcBorders>
              <w:top w:val="nil"/>
              <w:left w:val="nil"/>
              <w:bottom w:val="nil"/>
              <w:right w:val="nil"/>
            </w:tcBorders>
            <w:vAlign w:val="center"/>
          </w:tcPr>
          <w:p w14:paraId="27E5960E" w14:textId="107574A6" w:rsidR="00E53D65" w:rsidRPr="007A6550" w:rsidRDefault="00FE7D33" w:rsidP="00E53D65">
            <w:pPr>
              <w:pStyle w:val="Newparagraph"/>
              <w:ind w:firstLine="0"/>
              <w:jc w:val="center"/>
              <w:rPr>
                <w:lang w:val="en-US"/>
              </w:rPr>
            </w:pPr>
            <m:oMathPara>
              <m:oMath>
                <m:func>
                  <m:funcPr>
                    <m:ctrlPr>
                      <w:rPr>
                        <w:rFonts w:ascii="Cambria Math" w:hAnsi="Cambria Math"/>
                        <w:lang w:val="en-US"/>
                      </w:rPr>
                    </m:ctrlPr>
                  </m:funcPr>
                  <m:fName>
                    <m:r>
                      <m:rPr>
                        <m:sty m:val="p"/>
                      </m:rPr>
                      <w:rPr>
                        <w:rFonts w:ascii="Cambria Math" w:hAnsi="Cambria Math"/>
                        <w:lang w:val="en-US"/>
                      </w:rPr>
                      <m:t>log</m:t>
                    </m:r>
                  </m:fName>
                  <m:e>
                    <m:d>
                      <m:dPr>
                        <m:ctrlPr>
                          <w:rPr>
                            <w:rFonts w:ascii="Cambria Math" w:hAnsi="Cambria Math"/>
                            <w:i/>
                            <w:lang w:val="en-US"/>
                          </w:rPr>
                        </m:ctrlPr>
                      </m:dPr>
                      <m:e>
                        <m:r>
                          <w:rPr>
                            <w:rFonts w:ascii="Cambria Math" w:hAnsi="Cambria Math"/>
                            <w:lang w:val="en-US"/>
                          </w:rPr>
                          <m:t>E</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ij</m:t>
                                </m:r>
                              </m:sub>
                            </m:sSub>
                          </m:e>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ij</m:t>
                                </m:r>
                              </m:sub>
                            </m:sSub>
                          </m:e>
                        </m:d>
                      </m:e>
                    </m:d>
                  </m:e>
                </m:func>
                <m:r>
                  <w:rPr>
                    <w:rFonts w:ascii="Cambria Math" w:hAnsi="Cambria Math"/>
                    <w:lang w:val="en-US"/>
                  </w:rPr>
                  <m:t>=</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ij</m:t>
                    </m:r>
                  </m:sub>
                </m:sSub>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log</m:t>
                    </m:r>
                  </m:fName>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ij</m:t>
                            </m:r>
                          </m:sub>
                        </m:sSub>
                      </m:e>
                    </m:d>
                  </m:e>
                </m:func>
                <m:r>
                  <w:rPr>
                    <w:rFonts w:ascii="Cambria Math" w:hAnsi="Cambria Math"/>
                    <w:lang w:val="en-US"/>
                  </w:rPr>
                  <m:t>,</m:t>
                </m:r>
              </m:oMath>
            </m:oMathPara>
          </w:p>
        </w:tc>
        <w:tc>
          <w:tcPr>
            <w:tcW w:w="990" w:type="dxa"/>
            <w:tcBorders>
              <w:top w:val="nil"/>
              <w:left w:val="nil"/>
              <w:bottom w:val="nil"/>
              <w:right w:val="nil"/>
            </w:tcBorders>
            <w:vAlign w:val="center"/>
          </w:tcPr>
          <w:p w14:paraId="2DBA51C2" w14:textId="6B306B35" w:rsidR="00E53D65" w:rsidRPr="007A6550" w:rsidRDefault="00E53D65" w:rsidP="00E53D65">
            <w:pPr>
              <w:pStyle w:val="BodyText"/>
              <w:spacing w:line="480" w:lineRule="auto"/>
              <w:jc w:val="center"/>
              <w:rPr>
                <w:rFonts w:ascii="Times New Roman" w:hAnsi="Times New Roman" w:cs="Times New Roman"/>
              </w:rPr>
            </w:pPr>
            <w:r w:rsidRPr="007A6550">
              <w:rPr>
                <w:rFonts w:ascii="Times New Roman" w:hAnsi="Times New Roman" w:cs="Times New Roman"/>
              </w:rPr>
              <w:t>(</w:t>
            </w:r>
            <w:r w:rsidRPr="007A6550">
              <w:rPr>
                <w:rFonts w:ascii="Times New Roman" w:hAnsi="Times New Roman" w:cs="Times New Roman"/>
              </w:rPr>
              <w:fldChar w:fldCharType="begin"/>
            </w:r>
            <w:r w:rsidRPr="007A6550">
              <w:rPr>
                <w:rFonts w:ascii="Times New Roman" w:hAnsi="Times New Roman" w:cs="Times New Roman"/>
              </w:rPr>
              <w:instrText xml:space="preserve"> EQ </w:instrText>
            </w:r>
            <w:r w:rsidRPr="007A6550">
              <w:rPr>
                <w:rFonts w:ascii="Times New Roman" w:hAnsi="Times New Roman" w:cs="Times New Roman"/>
              </w:rPr>
              <w:fldChar w:fldCharType="end"/>
            </w:r>
            <w:r w:rsidR="008B3762" w:rsidRPr="007A6550">
              <w:rPr>
                <w:rFonts w:ascii="Times New Roman" w:hAnsi="Times New Roman" w:cs="Times New Roman"/>
              </w:rPr>
              <w:t>1</w:t>
            </w:r>
            <w:r w:rsidRPr="007A6550">
              <w:rPr>
                <w:rFonts w:ascii="Times New Roman" w:hAnsi="Times New Roman" w:cs="Times New Roman"/>
              </w:rPr>
              <w:t>)</w:t>
            </w:r>
          </w:p>
        </w:tc>
      </w:tr>
    </w:tbl>
    <w:p w14:paraId="60E914AD" w14:textId="3F18FC80" w:rsidR="00BB0241" w:rsidRPr="007A6550" w:rsidRDefault="00406F09" w:rsidP="00BB0241">
      <w:pPr>
        <w:pStyle w:val="BodyText"/>
        <w:tabs>
          <w:tab w:val="left" w:pos="720"/>
        </w:tabs>
        <w:spacing w:line="480" w:lineRule="auto"/>
        <w:ind w:right="1090"/>
        <w:rPr>
          <w:rFonts w:ascii="Times New Roman" w:hAnsi="Times New Roman" w:cs="Times New Roman"/>
        </w:rPr>
      </w:pPr>
      <w:r w:rsidRPr="007A6550">
        <w:rPr>
          <w:rFonts w:ascii="Times New Roman" w:hAnsi="Times New Roman" w:cs="Times New Roman"/>
        </w:rPr>
        <w:t xml:space="preserve">where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ij</m:t>
            </m:r>
          </m:sub>
        </m:sSub>
      </m:oMath>
      <w:r w:rsidRPr="007A6550">
        <w:rPr>
          <w:rFonts w:ascii="Times New Roman" w:hAnsi="Times New Roman" w:cs="Times New Roman"/>
          <w:i/>
        </w:rPr>
        <w:t xml:space="preserve"> </w:t>
      </w:r>
      <w:r w:rsidR="00CC5CD4" w:rsidRPr="007A6550">
        <w:rPr>
          <w:rFonts w:ascii="Times New Roman" w:hAnsi="Times New Roman" w:cs="Times New Roman"/>
        </w:rPr>
        <w:t>denotes the</w:t>
      </w:r>
      <w:r w:rsidRPr="007A6550">
        <w:rPr>
          <w:rFonts w:ascii="Times New Roman" w:hAnsi="Times New Roman" w:cs="Times New Roman"/>
        </w:rPr>
        <w:t xml:space="preserve"> indicator of social group (marginalized =1, privileged = 0). </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ij</m:t>
            </m:r>
          </m:sub>
        </m:sSub>
      </m:oMath>
      <w:r w:rsidRPr="007A6550">
        <w:rPr>
          <w:rFonts w:ascii="Times New Roman" w:hAnsi="Times New Roman" w:cs="Times New Roman"/>
          <w:i/>
        </w:rPr>
        <w:t xml:space="preserve"> </w:t>
      </w:r>
      <w:r w:rsidRPr="007A6550">
        <w:rPr>
          <w:rFonts w:ascii="Times New Roman" w:hAnsi="Times New Roman" w:cs="Times New Roman"/>
        </w:rPr>
        <w:t xml:space="preserve">and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ij</m:t>
            </m:r>
          </m:sub>
        </m:sSub>
      </m:oMath>
      <w:r w:rsidR="00F25C82" w:rsidRPr="007A6550">
        <w:rPr>
          <w:rFonts w:ascii="Times New Roman" w:hAnsi="Times New Roman" w:cs="Times New Roman"/>
        </w:rPr>
        <w:t xml:space="preserve"> </w:t>
      </w:r>
      <w:r w:rsidRPr="007A6550">
        <w:rPr>
          <w:rFonts w:ascii="Times New Roman" w:hAnsi="Times New Roman" w:cs="Times New Roman"/>
        </w:rPr>
        <w:t>are</w:t>
      </w:r>
      <w:r w:rsidR="00583BB9" w:rsidRPr="007A6550">
        <w:rPr>
          <w:rFonts w:ascii="Times New Roman" w:hAnsi="Times New Roman" w:cs="Times New Roman"/>
        </w:rPr>
        <w:t xml:space="preserve"> the CT- and </w:t>
      </w:r>
      <w:r w:rsidR="006674A9">
        <w:rPr>
          <w:rFonts w:ascii="Times New Roman" w:hAnsi="Times New Roman" w:cs="Times New Roman"/>
        </w:rPr>
        <w:t xml:space="preserve">social </w:t>
      </w:r>
      <w:r w:rsidR="00583BB9" w:rsidRPr="007A6550">
        <w:rPr>
          <w:rFonts w:ascii="Times New Roman" w:hAnsi="Times New Roman" w:cs="Times New Roman"/>
        </w:rPr>
        <w:t>group-specific event counts and expected event counts,</w:t>
      </w:r>
      <w:r w:rsidRPr="007A6550">
        <w:rPr>
          <w:rFonts w:ascii="Times New Roman" w:hAnsi="Times New Roman" w:cs="Times New Roman"/>
        </w:rPr>
        <w:t xml:space="preserve"> de</w:t>
      </w:r>
      <w:r w:rsidR="00583BB9" w:rsidRPr="007A6550">
        <w:rPr>
          <w:rFonts w:ascii="Times New Roman" w:hAnsi="Times New Roman" w:cs="Times New Roman"/>
        </w:rPr>
        <w:t>scribed in Section 2</w:t>
      </w:r>
      <w:r w:rsidRPr="007A6550">
        <w:rPr>
          <w:rFonts w:ascii="Times New Roman" w:hAnsi="Times New Roman" w:cs="Times New Roman"/>
        </w:rPr>
        <w:t xml:space="preserve">. This model is often estimated assuming a Poisson likelihood, although more flexible approaches such as the quasi-Poisson or the negative binomial distribution are also common. The rate ratio (RR) for comparing the CT-level rate of the </w:t>
      </w:r>
      <w:r w:rsidR="00583BB9" w:rsidRPr="007A6550">
        <w:rPr>
          <w:rFonts w:ascii="Times New Roman" w:hAnsi="Times New Roman" w:cs="Times New Roman"/>
        </w:rPr>
        <w:t>health event</w:t>
      </w:r>
      <w:r w:rsidRPr="007A6550">
        <w:rPr>
          <w:rFonts w:ascii="Times New Roman" w:hAnsi="Times New Roman" w:cs="Times New Roman"/>
        </w:rPr>
        <w:t xml:space="preserve"> in the </w:t>
      </w:r>
      <w:r w:rsidR="00B367B4" w:rsidRPr="007A6550">
        <w:rPr>
          <w:rFonts w:ascii="Times New Roman" w:hAnsi="Times New Roman" w:cs="Times New Roman"/>
        </w:rPr>
        <w:t>marginalized</w:t>
      </w:r>
      <w:r w:rsidRPr="007A6550">
        <w:rPr>
          <w:rFonts w:ascii="Times New Roman" w:hAnsi="Times New Roman" w:cs="Times New Roman"/>
        </w:rPr>
        <w:t xml:space="preserve"> vs</w:t>
      </w:r>
      <w:r w:rsidR="00471823">
        <w:rPr>
          <w:rFonts w:ascii="Times New Roman" w:hAnsi="Times New Roman" w:cs="Times New Roman"/>
        </w:rPr>
        <w:t>.</w:t>
      </w:r>
      <w:r w:rsidRPr="007A6550">
        <w:rPr>
          <w:rFonts w:ascii="Times New Roman" w:hAnsi="Times New Roman" w:cs="Times New Roman"/>
        </w:rPr>
        <w:t xml:space="preserve"> </w:t>
      </w:r>
      <w:r w:rsidR="00B367B4" w:rsidRPr="007A6550">
        <w:rPr>
          <w:rFonts w:ascii="Times New Roman" w:hAnsi="Times New Roman" w:cs="Times New Roman"/>
        </w:rPr>
        <w:t>privileged</w:t>
      </w:r>
      <w:r w:rsidRPr="007A6550">
        <w:rPr>
          <w:rFonts w:ascii="Times New Roman" w:hAnsi="Times New Roman" w:cs="Times New Roman"/>
        </w:rPr>
        <w:t xml:space="preserve"> population is </w:t>
      </w:r>
      <m:oMath>
        <m:r>
          <m:rPr>
            <m:sty m:val="p"/>
          </m:rPr>
          <w:rPr>
            <w:rFonts w:ascii="Cambria Math" w:hAnsi="Cambria Math" w:cs="Times New Roman"/>
          </w:rPr>
          <m:t>exp</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1</m:t>
            </m:r>
          </m:sub>
        </m:sSub>
        <m:r>
          <w:rPr>
            <w:rFonts w:ascii="Cambria Math" w:hAnsi="Cambria Math" w:cs="Times New Roman"/>
          </w:rPr>
          <m:t>)</m:t>
        </m:r>
      </m:oMath>
      <w:r w:rsidRPr="007A6550">
        <w:rPr>
          <w:rFonts w:ascii="Times New Roman" w:hAnsi="Times New Roman" w:cs="Times New Roman"/>
        </w:rPr>
        <w:t>.</w:t>
      </w:r>
    </w:p>
    <w:p w14:paraId="2257BB26" w14:textId="0F430DA4" w:rsidR="00406F09" w:rsidRPr="007A6550" w:rsidRDefault="00BB0241" w:rsidP="00BB0241">
      <w:pPr>
        <w:pStyle w:val="BodyText"/>
        <w:tabs>
          <w:tab w:val="left" w:pos="720"/>
        </w:tabs>
        <w:spacing w:line="480" w:lineRule="auto"/>
        <w:ind w:right="1090"/>
        <w:rPr>
          <w:rFonts w:ascii="Times New Roman" w:hAnsi="Times New Roman" w:cs="Times New Roman"/>
        </w:rPr>
      </w:pPr>
      <w:r w:rsidRPr="007A6550">
        <w:rPr>
          <w:rFonts w:ascii="Times New Roman" w:hAnsi="Times New Roman" w:cs="Times New Roman"/>
        </w:rPr>
        <w:tab/>
      </w:r>
      <w:r w:rsidR="00406F09" w:rsidRPr="007A6550">
        <w:rPr>
          <w:rFonts w:ascii="Times New Roman" w:hAnsi="Times New Roman" w:cs="Times New Roman"/>
        </w:rPr>
        <w:t>The GLM approach assumes that the independent unit of analysis is the CT- and social group-specific rate, however, the independence assumption is likely to be violated, as the rates of a health</w:t>
      </w:r>
      <w:r w:rsidR="00583BB9" w:rsidRPr="007A6550">
        <w:rPr>
          <w:rFonts w:ascii="Times New Roman" w:hAnsi="Times New Roman" w:cs="Times New Roman"/>
        </w:rPr>
        <w:t xml:space="preserve"> outcome</w:t>
      </w:r>
      <w:r w:rsidR="00406F09" w:rsidRPr="007A6550">
        <w:rPr>
          <w:rFonts w:ascii="Times New Roman" w:hAnsi="Times New Roman" w:cs="Times New Roman"/>
        </w:rPr>
        <w:t xml:space="preserve"> in </w:t>
      </w:r>
      <w:r w:rsidR="00B367B4" w:rsidRPr="007A6550">
        <w:rPr>
          <w:rFonts w:ascii="Times New Roman" w:hAnsi="Times New Roman" w:cs="Times New Roman"/>
        </w:rPr>
        <w:t>marginalized</w:t>
      </w:r>
      <w:r w:rsidR="00406F09" w:rsidRPr="007A6550">
        <w:rPr>
          <w:rFonts w:ascii="Times New Roman" w:hAnsi="Times New Roman" w:cs="Times New Roman"/>
        </w:rPr>
        <w:t xml:space="preserve"> and </w:t>
      </w:r>
      <w:r w:rsidR="00B367B4" w:rsidRPr="007A6550">
        <w:rPr>
          <w:rFonts w:ascii="Times New Roman" w:hAnsi="Times New Roman" w:cs="Times New Roman"/>
        </w:rPr>
        <w:t>privileged</w:t>
      </w:r>
      <w:r w:rsidR="00406F09" w:rsidRPr="007A6550">
        <w:rPr>
          <w:rFonts w:ascii="Times New Roman" w:hAnsi="Times New Roman" w:cs="Times New Roman"/>
        </w:rPr>
        <w:t xml:space="preserve"> populations in the same neighborhoods are almost certain to be correlated</w:t>
      </w:r>
      <w:r w:rsidR="005C49E8">
        <w:rPr>
          <w:rFonts w:ascii="Times New Roman" w:hAnsi="Times New Roman" w:cs="Times New Roman"/>
        </w:rPr>
        <w:t xml:space="preserve"> </w:t>
      </w:r>
      <w:r w:rsidR="005C49E8">
        <w:rPr>
          <w:rFonts w:ascii="Times New Roman" w:hAnsi="Times New Roman" w:cs="Times New Roman"/>
        </w:rPr>
        <w:fldChar w:fldCharType="begin"/>
      </w:r>
      <w:r w:rsidR="005C49E8">
        <w:rPr>
          <w:rFonts w:ascii="Times New Roman" w:hAnsi="Times New Roman" w:cs="Times New Roman"/>
        </w:rPr>
        <w:instrText xml:space="preserve"> ADDIN ZOTERO_ITEM CSL_CITATION {"citationID":"UYLAuGGS","properties":{"formattedCitation":"(Kiang et al. 2019)","plainCitation":"(Kiang et al. 2019)","noteIndex":0},"citationItems":[{"id":1881,"uris":["http://zotero.org/users/4165130/items/VWUCCJSK"],"uri":["http://zotero.org/users/4165130/items/VWUCCJSK"],"itemData":{"id":1881,"type":"article-journal","abstract":"Objective Decompose the US black/white inequality in premature mortality into shared and group-specific risks to better inform health policy.\nSetting All 50 US states and the District of Columbia, 2010 to 2015.\nParticipants A total of 2.85 million non-Hispanic white and 762 639 non-Hispanic black US-resident decedents.\nPrimary and secondary outcome measures The race-specific county-level relative risks for US blacks and whites, separately, and the risk ratio between groups.\nResults There is substantial geographic variation in premature mortality for both groups and the risk ratio between groups. After adjusting for median household income, county-level relative risks ranged from 0.46 to 2.04 (median: 1.03) for whites and from 0.31 to 3.28 (median: 1.15) for blacks. County-level risk ratios (black/white) ranged from 0.33 to 4.56 (median: 1.09). Half of the geographic variation in white premature mortality was shared with blacks, while only 15% of the geographic variation in black premature mortality was shared with whites. Non-Hispanic blacks experience substantial geographic variation in premature mortality that is not shared with whites. Moreover, black-specific geographic variation was not accounted for by median household income.\nConclusion Understanding geographic variation in mortality is crucial to informing health policy; however, estimating mortality is difficult at small spatial scales or for small subpopulations. Bayesian joint spatial models ameliorate many of these issues and can provide a nuanced decomposition of risk. Using premature mortality as an example application, we show that Bayesian joint spatial models are a powerful tool as researchers grapple with disentangling neighbourhood contextual effects and sociodemographic compositional effects of an area when evaluating health outcomes. Further research is necessary in fully understanding when and how these models can be applied in an epidemiological setting.","container-title":"BMJ Open","DOI":"10.1136/bmjopen-2019-029373","ISSN":"2044-6055, 2044-6055","issue":"11","language":"en","note":"publisher: British Medical Journal Publishing Group\nsection: Public health\nPMID: 31748287","page":"e029373","source":"bmjopen.bmj.com","title":"Decomposition of the US black/white inequality in premature mortality, 2010–2015: an observational study","title-short":"Decomposition of the US black/white inequality in premature mortality, 2010–2015","volume":"9","author":[{"family":"Kiang","given":"Mathew V."},{"family":"Krieger","given":"Nancy"},{"family":"Buckee","given":"Caroline O."},{"family":"Onnela","given":"Jukka Pekka"},{"family":"Chen","given":"Jarvis T."}],"issued":{"date-parts":[["2019",11,1]]}}}],"schema":"https://github.com/citation-style-language/schema/raw/master/csl-citation.json"} </w:instrText>
      </w:r>
      <w:r w:rsidR="005C49E8">
        <w:rPr>
          <w:rFonts w:ascii="Times New Roman" w:hAnsi="Times New Roman" w:cs="Times New Roman"/>
        </w:rPr>
        <w:fldChar w:fldCharType="separate"/>
      </w:r>
      <w:r w:rsidR="005C49E8">
        <w:rPr>
          <w:rFonts w:ascii="Times New Roman" w:hAnsi="Times New Roman" w:cs="Times New Roman"/>
          <w:noProof/>
        </w:rPr>
        <w:t>(Kiang et al. 2019)</w:t>
      </w:r>
      <w:r w:rsidR="005C49E8">
        <w:rPr>
          <w:rFonts w:ascii="Times New Roman" w:hAnsi="Times New Roman" w:cs="Times New Roman"/>
        </w:rPr>
        <w:fldChar w:fldCharType="end"/>
      </w:r>
      <w:r w:rsidR="00406F09" w:rsidRPr="007A6550">
        <w:rPr>
          <w:rFonts w:ascii="Times New Roman" w:hAnsi="Times New Roman" w:cs="Times New Roman"/>
        </w:rPr>
        <w:t>.</w:t>
      </w:r>
      <w:r w:rsidR="00A367B1" w:rsidRPr="007A6550">
        <w:rPr>
          <w:rFonts w:ascii="Times New Roman" w:hAnsi="Times New Roman" w:cs="Times New Roman"/>
        </w:rPr>
        <w:t xml:space="preserve"> </w:t>
      </w:r>
      <w:r w:rsidRPr="007A6550">
        <w:rPr>
          <w:rFonts w:ascii="Times New Roman" w:hAnsi="Times New Roman" w:cs="Times New Roman"/>
        </w:rPr>
        <w:t>In spite of its over-simplified specification, the GLM approach retains relevance because RR</w:t>
      </w:r>
      <w:r w:rsidR="00A367B1" w:rsidRPr="007A6550">
        <w:rPr>
          <w:rFonts w:ascii="Times New Roman" w:hAnsi="Times New Roman" w:cs="Times New Roman"/>
        </w:rPr>
        <w:t xml:space="preserve"> from the GLM can be shown to be equivalent to </w:t>
      </w:r>
      <w:r w:rsidRPr="007A6550">
        <w:rPr>
          <w:rFonts w:ascii="Times New Roman" w:hAnsi="Times New Roman" w:cs="Times New Roman"/>
        </w:rPr>
        <w:t>that obtained</w:t>
      </w:r>
      <w:r w:rsidR="00A367B1" w:rsidRPr="007A6550">
        <w:rPr>
          <w:rFonts w:ascii="Times New Roman" w:hAnsi="Times New Roman" w:cs="Times New Roman"/>
        </w:rPr>
        <w:t xml:space="preserve"> from an aggregated social group inequity analysis. The aggregated approach, often used by state health departments to monitor health inequities, aggregates incidence data from the entire state to generate</w:t>
      </w:r>
      <w:r w:rsidR="005058DE" w:rsidRPr="007A6550">
        <w:rPr>
          <w:rFonts w:ascii="Times New Roman" w:hAnsi="Times New Roman" w:cs="Times New Roman"/>
        </w:rPr>
        <w:t xml:space="preserve"> a</w:t>
      </w:r>
      <w:r w:rsidR="00A367B1" w:rsidRPr="007A6550">
        <w:rPr>
          <w:rFonts w:ascii="Times New Roman" w:hAnsi="Times New Roman" w:cs="Times New Roman"/>
        </w:rPr>
        <w:t xml:space="preserve"> state-wide age-adjusted </w:t>
      </w:r>
      <w:r w:rsidR="005058DE" w:rsidRPr="007A6550">
        <w:rPr>
          <w:rFonts w:ascii="Times New Roman" w:hAnsi="Times New Roman" w:cs="Times New Roman"/>
        </w:rPr>
        <w:t>RR</w:t>
      </w:r>
      <w:r w:rsidR="00A367B1" w:rsidRPr="007A6550">
        <w:rPr>
          <w:rFonts w:ascii="Times New Roman" w:hAnsi="Times New Roman" w:cs="Times New Roman"/>
        </w:rPr>
        <w:t xml:space="preserve"> comparing the </w:t>
      </w:r>
      <w:r w:rsidR="00DA0777" w:rsidRPr="007A6550">
        <w:rPr>
          <w:rFonts w:ascii="Times New Roman" w:hAnsi="Times New Roman" w:cs="Times New Roman"/>
        </w:rPr>
        <w:t>marginalized and privileged</w:t>
      </w:r>
      <w:r w:rsidR="00A367B1" w:rsidRPr="007A6550">
        <w:rPr>
          <w:rFonts w:ascii="Times New Roman" w:hAnsi="Times New Roman" w:cs="Times New Roman"/>
        </w:rPr>
        <w:t xml:space="preserve"> groups</w:t>
      </w:r>
      <w:r w:rsidR="00302621" w:rsidRPr="007A6550">
        <w:rPr>
          <w:rFonts w:ascii="Times New Roman" w:hAnsi="Times New Roman" w:cs="Times New Roman"/>
        </w:rPr>
        <w:t xml:space="preserve"> </w:t>
      </w:r>
      <w:r w:rsidR="00302621" w:rsidRPr="007A6550">
        <w:rPr>
          <w:rFonts w:ascii="Times New Roman" w:hAnsi="Times New Roman" w:cs="Times New Roman"/>
        </w:rPr>
        <w:fldChar w:fldCharType="begin"/>
      </w:r>
      <w:r w:rsidR="00302621" w:rsidRPr="007A6550">
        <w:rPr>
          <w:rFonts w:ascii="Times New Roman" w:hAnsi="Times New Roman" w:cs="Times New Roman"/>
        </w:rPr>
        <w:instrText xml:space="preserve"> ADDIN ZOTERO_ITEM CSL_CITATION {"citationID":"psqabrBi","properties":{"formattedCitation":"(Massachusetts Department of Public Health 2010)","plainCitation":"(Massachusetts Department of Public Health 2010)","noteIndex":0},"citationItems":[{"id":1891,"uris":["http://zotero.org/users/4165130/items/QPGRBPCX"],"uri":["http://zotero.org/users/4165130/items/QPGRBPCX"],"itemData":{"id":1891,"type":"report","event-place":"Boston, MA","publisher-place":"Boston, MA","title":"Health of Massachusetts","URL":"https://www.mass.gov/files/2017-08/health-mass.pdf","author":[{"family":"Massachusetts Department of Public Health","given":""}],"accessed":{"date-parts":[["2021",4,19]]},"issued":{"date-parts":[["2010"]]}}}],"schema":"https://github.com/citation-style-language/schema/raw/master/csl-citation.json"} </w:instrText>
      </w:r>
      <w:r w:rsidR="00302621" w:rsidRPr="007A6550">
        <w:rPr>
          <w:rFonts w:ascii="Times New Roman" w:hAnsi="Times New Roman" w:cs="Times New Roman"/>
        </w:rPr>
        <w:fldChar w:fldCharType="separate"/>
      </w:r>
      <w:r w:rsidR="00302621" w:rsidRPr="007A6550">
        <w:rPr>
          <w:rFonts w:ascii="Times New Roman" w:hAnsi="Times New Roman" w:cs="Times New Roman"/>
          <w:noProof/>
        </w:rPr>
        <w:t>(Massachusetts Department of Public Health 2010)</w:t>
      </w:r>
      <w:r w:rsidR="00302621" w:rsidRPr="007A6550">
        <w:rPr>
          <w:rFonts w:ascii="Times New Roman" w:hAnsi="Times New Roman" w:cs="Times New Roman"/>
        </w:rPr>
        <w:fldChar w:fldCharType="end"/>
      </w:r>
      <w:r w:rsidR="00302621" w:rsidRPr="007A6550">
        <w:rPr>
          <w:rFonts w:ascii="Times New Roman" w:hAnsi="Times New Roman" w:cs="Times New Roman"/>
        </w:rPr>
        <w:t>.</w:t>
      </w:r>
      <w:r w:rsidR="00A367B1" w:rsidRPr="007A6550">
        <w:rPr>
          <w:rFonts w:ascii="Times New Roman" w:hAnsi="Times New Roman" w:cs="Times New Roman"/>
        </w:rPr>
        <w:t xml:space="preserve"> </w:t>
      </w:r>
    </w:p>
    <w:p w14:paraId="2B07206A" w14:textId="1A86B238" w:rsidR="00093231" w:rsidRPr="007A6550" w:rsidRDefault="00406F09" w:rsidP="00093231">
      <w:pPr>
        <w:pStyle w:val="BodyText"/>
        <w:spacing w:line="480" w:lineRule="auto"/>
        <w:ind w:right="1090" w:firstLine="720"/>
        <w:rPr>
          <w:rFonts w:ascii="Times New Roman" w:hAnsi="Times New Roman" w:cs="Times New Roman"/>
        </w:rPr>
      </w:pPr>
      <w:r w:rsidRPr="007A6550">
        <w:rPr>
          <w:rFonts w:ascii="Times New Roman" w:hAnsi="Times New Roman" w:cs="Times New Roman"/>
        </w:rPr>
        <w:t xml:space="preserve">The GLMM model extends the GLM approach by including random effects, often with a spatial correlation structure, in the Poisson regression model, </w:t>
      </w:r>
      <w:r w:rsidR="00355250">
        <w:rPr>
          <w:rFonts w:ascii="Times New Roman" w:hAnsi="Times New Roman" w:cs="Times New Roman"/>
        </w:rPr>
        <w:t>along with</w:t>
      </w:r>
      <w:r w:rsidRPr="007A6550">
        <w:rPr>
          <w:rFonts w:ascii="Times New Roman" w:hAnsi="Times New Roman" w:cs="Times New Roman"/>
        </w:rPr>
        <w:t xml:space="preserve"> the social group indicator fixed effect which is used to estimate the </w:t>
      </w:r>
      <w:r w:rsidR="00583BB9" w:rsidRPr="007A6550">
        <w:rPr>
          <w:rFonts w:ascii="Times New Roman" w:hAnsi="Times New Roman" w:cs="Times New Roman"/>
        </w:rPr>
        <w:t>RR</w:t>
      </w:r>
      <w:r w:rsidR="00212DEB" w:rsidRPr="007A6550">
        <w:rPr>
          <w:rFonts w:ascii="Times New Roman" w:hAnsi="Times New Roman" w:cs="Times New Roman"/>
        </w:rPr>
        <w:t xml:space="preserve"> </w:t>
      </w:r>
      <w:r w:rsidR="00212DEB" w:rsidRPr="007A6550">
        <w:rPr>
          <w:rFonts w:ascii="Times New Roman" w:hAnsi="Times New Roman" w:cs="Times New Roman"/>
        </w:rPr>
        <w:fldChar w:fldCharType="begin"/>
      </w:r>
      <w:r w:rsidR="00212DEB" w:rsidRPr="007A6550">
        <w:rPr>
          <w:rFonts w:ascii="Times New Roman" w:hAnsi="Times New Roman" w:cs="Times New Roman"/>
        </w:rPr>
        <w:instrText xml:space="preserve"> ADDIN ZOTERO_ITEM CSL_CITATION {"citationID":"5KWiY7zU","properties":{"formattedCitation":"(Chen 2013; Kiang et al. 2019)","plainCitation":"(Chen 2013; Kiang et al. 2019)","noteIndex":0},"citationItems":[{"id":1909,"uris":["http://zotero.org/users/4165130/items/UYLFWS2E"],"uri":["http://zotero.org/users/4165130/items/UYLFWS2E"],"itemData":{"id":1909,"type":"chapter","container-title":"Geographic Health Data: Fundamental Techniques for Analysis","page":"183-208","publisher":"CABI","title":"Multilevel and hierarchical models for disease mapping","author":[{"family":"Chen","given":"Jarvis T."}],"issued":{"date-parts":[["2013"]]}}},{"id":1881,"uris":["http://zotero.org/users/4165130/items/VWUCCJSK"],"uri":["http://zotero.org/users/4165130/items/VWUCCJSK"],"itemData":{"id":1881,"type":"article-journal","abstract":"Objective Decompose the US black/white inequality in premature mortality into shared and group-specific risks to better inform health policy.\nSetting All 50 US states and the District of Columbia, 2010 to 2015.\nParticipants A total of 2.85 million non-Hispanic white and 762 639 non-Hispanic black US-resident decedents.\nPrimary and secondary outcome measures The race-specific county-level relative risks for US blacks and whites, separately, and the risk ratio between groups.\nResults There is substantial geographic variation in premature mortality for both groups and the risk ratio between groups. After adjusting for median household income, county-level relative risks ranged from 0.46 to 2.04 (median: 1.03) for whites and from 0.31 to 3.28 (median: 1.15) for blacks. County-level risk ratios (black/white) ranged from 0.33 to 4.56 (median: 1.09). Half of the geographic variation in white premature mortality was shared with blacks, while only 15% of the geographic variation in black premature mortality was shared with whites. Non-Hispanic blacks experience substantial geographic variation in premature mortality that is not shared with whites. Moreover, black-specific geographic variation was not accounted for by median household income.\nConclusion Understanding geographic variation in mortality is crucial to informing health policy; however, estimating mortality is difficult at small spatial scales or for small subpopulations. Bayesian joint spatial models ameliorate many of these issues and can provide a nuanced decomposition of risk. Using premature mortality as an example application, we show that Bayesian joint spatial models are a powerful tool as researchers grapple with disentangling neighbourhood contextual effects and sociodemographic compositional effects of an area when evaluating health outcomes. Further research is necessary in fully understanding when and how these models can be applied in an epidemiological setting.","container-title":"BMJ Open","DOI":"10.1136/bmjopen-2019-029373","ISSN":"2044-6055, 2044-6055","issue":"11","language":"en","note":"publisher: British Medical Journal Publishing Group\nsection: Public health\nPMID: 31748287","page":"e029373","source":"bmjopen.bmj.com","title":"Decomposition of the US black/white inequality in premature mortality, 2010–2015: an observational study","title-short":"Decomposition of the US black/white inequality in premature mortality, 2010–2015","volume":"9","author":[{"family":"Kiang","given":"Mathew V."},{"family":"Krieger","given":"Nancy"},{"family":"Buckee","given":"Caroline O."},{"family":"Onnela","given":"Jukka Pekka"},{"family":"Chen","given":"Jarvis T."}],"issued":{"date-parts":[["2019",11,1]]}}}],"schema":"https://github.com/citation-style-language/schema/raw/master/csl-citation.json"} </w:instrText>
      </w:r>
      <w:r w:rsidR="00212DEB" w:rsidRPr="007A6550">
        <w:rPr>
          <w:rFonts w:ascii="Times New Roman" w:hAnsi="Times New Roman" w:cs="Times New Roman"/>
        </w:rPr>
        <w:fldChar w:fldCharType="separate"/>
      </w:r>
      <w:r w:rsidR="00212DEB" w:rsidRPr="007A6550">
        <w:rPr>
          <w:rFonts w:ascii="Times New Roman" w:hAnsi="Times New Roman" w:cs="Times New Roman"/>
          <w:noProof/>
        </w:rPr>
        <w:t xml:space="preserve">(Chen 2013; Kiang </w:t>
      </w:r>
      <w:r w:rsidR="00212DEB" w:rsidRPr="007A6550">
        <w:rPr>
          <w:rFonts w:ascii="Times New Roman" w:hAnsi="Times New Roman" w:cs="Times New Roman"/>
          <w:noProof/>
        </w:rPr>
        <w:lastRenderedPageBreak/>
        <w:t>et al. 2019)</w:t>
      </w:r>
      <w:r w:rsidR="00212DEB" w:rsidRPr="007A6550">
        <w:rPr>
          <w:rFonts w:ascii="Times New Roman" w:hAnsi="Times New Roman" w:cs="Times New Roman"/>
        </w:rPr>
        <w:fldChar w:fldCharType="end"/>
      </w:r>
      <w:r w:rsidRPr="007A6550">
        <w:rPr>
          <w:rFonts w:ascii="Times New Roman" w:hAnsi="Times New Roman" w:cs="Times New Roman"/>
        </w:rPr>
        <w:t xml:space="preserve">. </w:t>
      </w:r>
      <w:r w:rsidR="00764620">
        <w:rPr>
          <w:rFonts w:ascii="Times New Roman" w:hAnsi="Times New Roman" w:cs="Times New Roman"/>
        </w:rPr>
        <w:t>I</w:t>
      </w:r>
      <w:r w:rsidRPr="007A6550">
        <w:rPr>
          <w:rFonts w:ascii="Times New Roman" w:hAnsi="Times New Roman" w:cs="Times New Roman"/>
        </w:rPr>
        <w:t>n addition</w:t>
      </w:r>
      <w:r w:rsidR="00093231" w:rsidRPr="007A6550">
        <w:rPr>
          <w:rFonts w:ascii="Times New Roman" w:hAnsi="Times New Roman" w:cs="Times New Roman"/>
        </w:rPr>
        <w:t xml:space="preserve"> </w:t>
      </w:r>
      <w:r w:rsidRPr="007A6550">
        <w:rPr>
          <w:rFonts w:ascii="Times New Roman" w:hAnsi="Times New Roman" w:cs="Times New Roman"/>
        </w:rPr>
        <w:t xml:space="preserve">to estimating the overall </w:t>
      </w:r>
      <w:r w:rsidR="00583BB9" w:rsidRPr="007A6550">
        <w:rPr>
          <w:rFonts w:ascii="Times New Roman" w:hAnsi="Times New Roman" w:cs="Times New Roman"/>
        </w:rPr>
        <w:t>RR</w:t>
      </w:r>
      <w:r w:rsidRPr="007A6550">
        <w:rPr>
          <w:rFonts w:ascii="Times New Roman" w:hAnsi="Times New Roman" w:cs="Times New Roman"/>
        </w:rPr>
        <w:t xml:space="preserve">, </w:t>
      </w:r>
      <w:r w:rsidR="00764620">
        <w:rPr>
          <w:rFonts w:ascii="Times New Roman" w:hAnsi="Times New Roman" w:cs="Times New Roman"/>
        </w:rPr>
        <w:t>this model</w:t>
      </w:r>
      <w:r w:rsidR="00583BB9" w:rsidRPr="007A6550">
        <w:rPr>
          <w:rFonts w:ascii="Times New Roman" w:hAnsi="Times New Roman" w:cs="Times New Roman"/>
        </w:rPr>
        <w:t xml:space="preserve"> </w:t>
      </w:r>
      <w:r w:rsidRPr="007A6550">
        <w:rPr>
          <w:rFonts w:ascii="Times New Roman" w:hAnsi="Times New Roman" w:cs="Times New Roman"/>
        </w:rPr>
        <w:t>enables estimation of smoothed area-specific incidence</w:t>
      </w:r>
      <w:r w:rsidR="000B61B7" w:rsidRPr="007A6550">
        <w:rPr>
          <w:rFonts w:ascii="Times New Roman" w:hAnsi="Times New Roman" w:cs="Times New Roman"/>
        </w:rPr>
        <w:t>/mortality</w:t>
      </w:r>
      <w:r w:rsidRPr="007A6550">
        <w:rPr>
          <w:rFonts w:ascii="Times New Roman" w:hAnsi="Times New Roman" w:cs="Times New Roman"/>
        </w:rPr>
        <w:t xml:space="preserve"> rates, which can be used to further investigate spatial patterns in risk. A standard GLMM specification for estimating health inequities </w:t>
      </w:r>
      <w:r w:rsidR="00093231" w:rsidRPr="007A6550">
        <w:rPr>
          <w:rFonts w:ascii="Times New Roman" w:hAnsi="Times New Roman" w:cs="Times New Roman"/>
        </w:rPr>
        <w:t>is</w:t>
      </w:r>
    </w:p>
    <w:tbl>
      <w:tblPr>
        <w:tblStyle w:val="TableGrid"/>
        <w:tblW w:w="0" w:type="auto"/>
        <w:tblLook w:val="04A0" w:firstRow="1" w:lastRow="0" w:firstColumn="1" w:lastColumn="0" w:noHBand="0" w:noVBand="1"/>
      </w:tblPr>
      <w:tblGrid>
        <w:gridCol w:w="918"/>
        <w:gridCol w:w="6750"/>
        <w:gridCol w:w="990"/>
      </w:tblGrid>
      <w:tr w:rsidR="008B3762" w:rsidRPr="007A6550" w14:paraId="6A57428A" w14:textId="77777777" w:rsidTr="00E26928">
        <w:tc>
          <w:tcPr>
            <w:tcW w:w="918" w:type="dxa"/>
            <w:tcBorders>
              <w:top w:val="nil"/>
              <w:left w:val="nil"/>
              <w:bottom w:val="nil"/>
              <w:right w:val="nil"/>
            </w:tcBorders>
          </w:tcPr>
          <w:p w14:paraId="5EF08517" w14:textId="77777777" w:rsidR="008B3762" w:rsidRPr="007A6550" w:rsidRDefault="008B3762" w:rsidP="00E26928">
            <w:pPr>
              <w:pStyle w:val="BodyText"/>
              <w:spacing w:line="480" w:lineRule="auto"/>
              <w:rPr>
                <w:rFonts w:ascii="Times New Roman" w:hAnsi="Times New Roman" w:cs="Times New Roman"/>
              </w:rPr>
            </w:pPr>
          </w:p>
        </w:tc>
        <w:tc>
          <w:tcPr>
            <w:tcW w:w="6750" w:type="dxa"/>
            <w:tcBorders>
              <w:top w:val="nil"/>
              <w:left w:val="nil"/>
              <w:bottom w:val="nil"/>
              <w:right w:val="nil"/>
            </w:tcBorders>
            <w:vAlign w:val="center"/>
          </w:tcPr>
          <w:p w14:paraId="4C2EA057" w14:textId="45F2EF34" w:rsidR="008B3762" w:rsidRPr="007A6550" w:rsidRDefault="00FE7D33" w:rsidP="00E26928">
            <w:pPr>
              <w:pStyle w:val="BodyText"/>
              <w:spacing w:line="480" w:lineRule="auto"/>
              <w:jc w:val="center"/>
              <w:rPr>
                <w:rFonts w:ascii="Times New Roman" w:hAnsi="Times New Roman" w:cs="Times New Roman"/>
              </w:rPr>
            </w:pPr>
            <m:oMath>
              <m:func>
                <m:funcPr>
                  <m:ctrlPr>
                    <w:rPr>
                      <w:rFonts w:ascii="Cambria Math" w:hAnsi="Cambria Math" w:cs="Times New Roman"/>
                    </w:rPr>
                  </m:ctrlPr>
                </m:funcPr>
                <m:fName>
                  <m:r>
                    <m:rPr>
                      <m:sty m:val="p"/>
                    </m:rPr>
                    <w:rPr>
                      <w:rFonts w:ascii="Cambria Math" w:hAnsi="Cambria Math" w:cs="Times New Roman"/>
                    </w:rPr>
                    <m:t>log</m:t>
                  </m:r>
                </m:fName>
                <m:e>
                  <m:d>
                    <m:dPr>
                      <m:ctrlPr>
                        <w:rPr>
                          <w:rFonts w:ascii="Cambria Math" w:hAnsi="Cambria Math" w:cs="Times New Roman"/>
                          <w:i/>
                        </w:rPr>
                      </m:ctrlPr>
                    </m:dPr>
                    <m:e>
                      <m:r>
                        <w:rPr>
                          <w:rFonts w:ascii="Cambria Math" w:hAnsi="Cambria Math" w:cs="Times New Roman"/>
                        </w:rPr>
                        <m:t>E</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ij</m:t>
                              </m:r>
                            </m:sub>
                          </m:sSub>
                        </m:e>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ij</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i</m:t>
                              </m:r>
                            </m:sub>
                          </m:sSub>
                        </m:e>
                      </m:d>
                    </m:e>
                  </m:d>
                </m:e>
              </m:fun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1</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ij</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i</m:t>
                  </m:r>
                </m:sub>
              </m:sSub>
              <m:r>
                <w:rPr>
                  <w:rFonts w:ascii="Cambria Math" w:hAnsi="Cambria Math" w:cs="Times New Roman"/>
                </w:rPr>
                <m:t>+</m:t>
              </m:r>
              <m:func>
                <m:funcPr>
                  <m:ctrlPr>
                    <w:rPr>
                      <w:rFonts w:ascii="Cambria Math" w:hAnsi="Cambria Math" w:cs="Times New Roman"/>
                      <w:i/>
                    </w:rPr>
                  </m:ctrlPr>
                </m:funcPr>
                <m:fName>
                  <m:r>
                    <m:rPr>
                      <m:sty m:val="p"/>
                    </m:rPr>
                    <w:rPr>
                      <w:rFonts w:ascii="Cambria Math" w:hAnsi="Cambria Math" w:cs="Times New Roman"/>
                    </w:rPr>
                    <m:t>log</m:t>
                  </m:r>
                </m:fName>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ij</m:t>
                          </m:r>
                        </m:sub>
                      </m:sSub>
                    </m:e>
                  </m:d>
                </m:e>
              </m:func>
            </m:oMath>
            <w:r w:rsidR="00E246DF">
              <w:rPr>
                <w:rFonts w:ascii="Times New Roman" w:hAnsi="Times New Roman" w:cs="Times New Roman"/>
              </w:rPr>
              <w:t>,</w:t>
            </w:r>
          </w:p>
        </w:tc>
        <w:tc>
          <w:tcPr>
            <w:tcW w:w="990" w:type="dxa"/>
            <w:tcBorders>
              <w:top w:val="nil"/>
              <w:left w:val="nil"/>
              <w:bottom w:val="nil"/>
              <w:right w:val="nil"/>
            </w:tcBorders>
            <w:vAlign w:val="center"/>
          </w:tcPr>
          <w:p w14:paraId="33CA1368" w14:textId="5F9D8460" w:rsidR="008B3762" w:rsidRPr="007A6550" w:rsidRDefault="008B3762" w:rsidP="00E26928">
            <w:pPr>
              <w:pStyle w:val="BodyText"/>
              <w:spacing w:line="480" w:lineRule="auto"/>
              <w:jc w:val="center"/>
              <w:rPr>
                <w:rFonts w:ascii="Times New Roman" w:hAnsi="Times New Roman" w:cs="Times New Roman"/>
              </w:rPr>
            </w:pPr>
            <w:r w:rsidRPr="007A6550">
              <w:rPr>
                <w:rFonts w:ascii="Times New Roman" w:hAnsi="Times New Roman" w:cs="Times New Roman"/>
              </w:rPr>
              <w:t>(</w:t>
            </w:r>
            <w:r w:rsidRPr="007A6550">
              <w:rPr>
                <w:rFonts w:ascii="Times New Roman" w:hAnsi="Times New Roman" w:cs="Times New Roman"/>
              </w:rPr>
              <w:fldChar w:fldCharType="begin"/>
            </w:r>
            <w:r w:rsidRPr="007A6550">
              <w:rPr>
                <w:rFonts w:ascii="Times New Roman" w:hAnsi="Times New Roman" w:cs="Times New Roman"/>
              </w:rPr>
              <w:instrText xml:space="preserve"> EQ </w:instrText>
            </w:r>
            <w:r w:rsidRPr="007A6550">
              <w:rPr>
                <w:rFonts w:ascii="Times New Roman" w:hAnsi="Times New Roman" w:cs="Times New Roman"/>
              </w:rPr>
              <w:fldChar w:fldCharType="end"/>
            </w:r>
            <w:r w:rsidRPr="007A6550">
              <w:rPr>
                <w:rFonts w:ascii="Times New Roman" w:hAnsi="Times New Roman" w:cs="Times New Roman"/>
              </w:rPr>
              <w:t>2)</w:t>
            </w:r>
          </w:p>
        </w:tc>
      </w:tr>
    </w:tbl>
    <w:p w14:paraId="25B6B0B1" w14:textId="42A9DF76" w:rsidR="00A2122A" w:rsidRPr="007A6550" w:rsidRDefault="00A2122A" w:rsidP="00971415">
      <w:pPr>
        <w:pStyle w:val="BodyText"/>
        <w:spacing w:line="480" w:lineRule="auto"/>
        <w:ind w:right="1090"/>
        <w:rPr>
          <w:rFonts w:ascii="Times New Roman" w:hAnsi="Times New Roman" w:cs="Times New Roman"/>
        </w:rPr>
      </w:pPr>
      <w:r w:rsidRPr="007A6550">
        <w:rPr>
          <w:rFonts w:ascii="Times New Roman" w:hAnsi="Times New Roman" w:cs="Times New Roman"/>
        </w:rPr>
        <w:t>wher</w:t>
      </w:r>
      <w:r w:rsidR="00583BB9" w:rsidRPr="007A6550">
        <w:rPr>
          <w:rFonts w:ascii="Times New Roman" w:hAnsi="Times New Roman" w:cs="Times New Roman"/>
        </w:rPr>
        <w:t>e</w:t>
      </w:r>
      <w:r w:rsidRPr="007A6550">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i</m:t>
            </m:r>
          </m:sub>
        </m:sSub>
      </m:oMath>
      <w:r w:rsidRPr="007A6550">
        <w:rPr>
          <w:rFonts w:ascii="Times New Roman" w:hAnsi="Times New Roman" w:cs="Times New Roman"/>
        </w:rPr>
        <w:t xml:space="preserve"> is a CT-specific random intercept. In the standard mixed model framework, the </w:t>
      </w: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i</m:t>
            </m:r>
          </m:sub>
        </m:sSub>
      </m:oMath>
      <w:r w:rsidRPr="007A6550">
        <w:rPr>
          <w:rFonts w:ascii="Times New Roman" w:hAnsi="Times New Roman" w:cs="Times New Roman"/>
        </w:rPr>
        <w:t xml:space="preserve"> are assumed to be i.i.d. Normal, i.e., </w:t>
      </w: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i</m:t>
            </m:r>
          </m:sub>
        </m:sSub>
        <m:r>
          <w:rPr>
            <w:rFonts w:ascii="Cambria Math" w:hAnsi="Cambria Math" w:cs="Times New Roman"/>
          </w:rPr>
          <m:t>~N</m:t>
        </m:r>
        <m:d>
          <m:dPr>
            <m:ctrlPr>
              <w:rPr>
                <w:rFonts w:ascii="Cambria Math" w:hAnsi="Cambria Math" w:cs="Times New Roman"/>
                <w:i/>
              </w:rPr>
            </m:ctrlPr>
          </m:dPr>
          <m:e>
            <m:r>
              <w:rPr>
                <w:rFonts w:ascii="Cambria Math" w:hAnsi="Cambria Math" w:cs="Times New Roman"/>
              </w:rPr>
              <m:t>0,</m:t>
            </m:r>
            <m:sSubSup>
              <m:sSubSupPr>
                <m:ctrlPr>
                  <w:rPr>
                    <w:rFonts w:ascii="Cambria Math" w:hAnsi="Cambria Math" w:cs="Times New Roman"/>
                    <w:i/>
                  </w:rPr>
                </m:ctrlPr>
              </m:sSubSupPr>
              <m:e>
                <m:r>
                  <w:rPr>
                    <w:rFonts w:ascii="Cambria Math" w:hAnsi="Cambria Math" w:cs="Times New Roman"/>
                  </w:rPr>
                  <m:t>σ</m:t>
                </m:r>
              </m:e>
              <m:sub>
                <m:r>
                  <w:rPr>
                    <w:rFonts w:ascii="Cambria Math" w:hAnsi="Cambria Math" w:cs="Times New Roman"/>
                  </w:rPr>
                  <m:t>b</m:t>
                </m:r>
              </m:sub>
              <m:sup>
                <m:r>
                  <w:rPr>
                    <w:rFonts w:ascii="Cambria Math" w:hAnsi="Cambria Math" w:cs="Times New Roman"/>
                  </w:rPr>
                  <m:t>2</m:t>
                </m:r>
              </m:sup>
            </m:sSubSup>
          </m:e>
        </m:d>
      </m:oMath>
      <w:r w:rsidRPr="007A6550">
        <w:rPr>
          <w:rFonts w:ascii="Times New Roman" w:hAnsi="Times New Roman" w:cs="Times New Roman"/>
        </w:rPr>
        <w:t>. In addition to accounting for correlation</w:t>
      </w:r>
      <w:r w:rsidR="00DD7475" w:rsidRPr="007A6550">
        <w:rPr>
          <w:rFonts w:ascii="Times New Roman" w:hAnsi="Times New Roman" w:cs="Times New Roman"/>
        </w:rPr>
        <w:t xml:space="preserve"> </w:t>
      </w:r>
      <w:r w:rsidRPr="007A6550">
        <w:rPr>
          <w:rFonts w:ascii="Times New Roman" w:hAnsi="Times New Roman" w:cs="Times New Roman"/>
        </w:rPr>
        <w:t xml:space="preserve">in social group-specific </w:t>
      </w:r>
      <w:r w:rsidR="000B61B7" w:rsidRPr="007A6550">
        <w:rPr>
          <w:rFonts w:ascii="Times New Roman" w:hAnsi="Times New Roman" w:cs="Times New Roman"/>
        </w:rPr>
        <w:t>health event</w:t>
      </w:r>
      <w:r w:rsidRPr="007A6550">
        <w:rPr>
          <w:rFonts w:ascii="Times New Roman" w:hAnsi="Times New Roman" w:cs="Times New Roman"/>
        </w:rPr>
        <w:t xml:space="preserve"> rates from the same CT, the random effect can also be conceived as capturing some unmeasured CT-level factors that drive baseline rates. The spatial version of this model for areal data generally specifies a conditionally auto-regressive (CAR) structure on the </w:t>
      </w: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i</m:t>
            </m:r>
          </m:sub>
        </m:sSub>
      </m:oMath>
      <w:r w:rsidRPr="007A6550">
        <w:rPr>
          <w:rFonts w:ascii="Times New Roman" w:hAnsi="Times New Roman" w:cs="Times New Roman"/>
        </w:rPr>
        <w:t>, which further allows for correlation in the</w:t>
      </w:r>
      <w:r w:rsidR="000B61B7" w:rsidRPr="007A6550">
        <w:rPr>
          <w:rFonts w:ascii="Times New Roman" w:hAnsi="Times New Roman" w:cs="Times New Roman"/>
        </w:rPr>
        <w:t xml:space="preserve"> health outcomes</w:t>
      </w:r>
      <w:r w:rsidRPr="007A6550">
        <w:rPr>
          <w:rFonts w:ascii="Times New Roman" w:hAnsi="Times New Roman" w:cs="Times New Roman"/>
        </w:rPr>
        <w:t xml:space="preserve"> of spatially proximate CTs. CAR structures are described in detail by </w:t>
      </w:r>
      <w:r w:rsidRPr="007A6550">
        <w:rPr>
          <w:rFonts w:ascii="Times New Roman" w:hAnsi="Times New Roman" w:cs="Times New Roman"/>
        </w:rPr>
        <w:fldChar w:fldCharType="begin"/>
      </w:r>
      <w:r w:rsidRPr="007A6550">
        <w:rPr>
          <w:rFonts w:ascii="Times New Roman" w:hAnsi="Times New Roman" w:cs="Times New Roman"/>
        </w:rPr>
        <w:instrText xml:space="preserve"> ADDIN ZOTERO_ITEM CSL_CITATION {"citationID":"ttpltrnJ","properties":{"formattedCitation":"(Schmidt and Nobre 2018)","plainCitation":"(Schmidt and Nobre 2018)","noteIndex":0},"citationItems":[{"id":1895,"uris":["http://zotero.org/users/4165130/items/L3WCH8LT"],"uri":["http://zotero.org/users/4165130/items/L3WCH8LT"],"itemData":{"id":1895,"type":"chapter","abstract":"Conditional autoregressive (CAR) models are useful to obtain a multivariate joint distributions of a random vector based on univariate conditional specifications. These conditional specifications are based on Markovian properties such that the conditional distribution of a component of the random vector depends only on a set of neighbors. Conditional autoregressive models are particular cases of Markov random fields. CAR models have been applied in different areas of science; some examples are image analysis, epidemiology, and agriculture. Typically, Gaussian CAR specifications are used as latent structures in hierarchical models for areal level data. In this case, the region of interest is divided into a set of disjoint areas and a CAR random effect is used to account for possible correlation among observations made across the different areas.","container-title":"Wiley StatsRef: Statistics Reference Online","ISBN":"978-1-118-44511-2","language":"en","note":"_eprint: https://onlinelibrary.wiley.com/doi/pdf/10.1002/9781118445112.stat08048\nDOI: 10.1002/9781118445112.stat08048","page":"1-11","publisher":"American Cancer Society","source":"Wiley Online Library","title":"Conditional Autoregressive (CAR) Model","URL":"https://onlinelibrary.wiley.com/doi/abs/10.1002/9781118445112.stat08048","author":[{"family":"Schmidt","given":"Alexandra M."},{"family":"Nobre","given":"Widemberg S."}],"accessed":{"date-parts":[["2021",4,19]]},"issued":{"date-parts":[["2018"]]}}}],"schema":"https://github.com/citation-style-language/schema/raw/master/csl-citation.json"} </w:instrText>
      </w:r>
      <w:r w:rsidRPr="007A6550">
        <w:rPr>
          <w:rFonts w:ascii="Times New Roman" w:hAnsi="Times New Roman" w:cs="Times New Roman"/>
        </w:rPr>
        <w:fldChar w:fldCharType="separate"/>
      </w:r>
      <w:r w:rsidRPr="007A6550">
        <w:rPr>
          <w:rFonts w:ascii="Times New Roman" w:hAnsi="Times New Roman" w:cs="Times New Roman"/>
          <w:noProof/>
        </w:rPr>
        <w:t>(Schmidt and Nobre 2018)</w:t>
      </w:r>
      <w:r w:rsidRPr="007A6550">
        <w:rPr>
          <w:rFonts w:ascii="Times New Roman" w:hAnsi="Times New Roman" w:cs="Times New Roman"/>
        </w:rPr>
        <w:fldChar w:fldCharType="end"/>
      </w:r>
      <w:r w:rsidRPr="007A6550">
        <w:rPr>
          <w:rFonts w:ascii="Times New Roman" w:hAnsi="Times New Roman" w:cs="Times New Roman"/>
        </w:rPr>
        <w:t xml:space="preserve">. Previous work has described conditions that can lead to discrepancies in fixed effect estimates from spatial and non-spatial mixed models </w:t>
      </w:r>
      <w:r w:rsidRPr="007A6550">
        <w:rPr>
          <w:rFonts w:ascii="Times New Roman" w:hAnsi="Times New Roman" w:cs="Times New Roman"/>
        </w:rPr>
        <w:fldChar w:fldCharType="begin"/>
      </w:r>
      <w:r w:rsidRPr="007A6550">
        <w:rPr>
          <w:rFonts w:ascii="Times New Roman" w:hAnsi="Times New Roman" w:cs="Times New Roman"/>
        </w:rPr>
        <w:instrText xml:space="preserve"> ADDIN ZOTERO_ITEM CSL_CITATION {"citationID":"iBCCA8bF","properties":{"formattedCitation":"(Hodges and Reich 2010; Reich, Hodges, and Zadnik 2006)","plainCitation":"(Hodges and Reich 2010; Reich, Hodges, and Zadnik 2006)","noteIndex":0},"citationItems":[{"id":1793,"uris":["http://zotero.org/users/4165130/items/K4P6JF4H"],"uri":["http://zotero.org/users/4165130/items/K4P6JF4H"],"itemData":{"id":1793,"type":"article-journal","abstract":"Many statisticians have had the experience of fitting a linear model with uncorrelated errors, then adding a spatially-correlated error term (random effect) and finding that the estimates of the fixed-effect coefficients have changed substantially. We show that adding a spatially-correlated error term to a linear model is equivalent to adding a saturated collection of canonical regressors, the coefficients of which are shrunk toward zero, where the spatial map determines both the canonical regressors and the relative extent of the coefficients’ shrinkage. Adding a spatially-correlated error term can also be seen as inflating the error variances associated with specific contrasts of the data, where the spatial map determines the contrasts and the extent of error-variance inflation. We show how to avoid this spatial confounding by restricting the spatial random effect to the orthogonal complement (residual space) of the fixed effects, which we call restricted spatial regression. We consider five proposed interpretations of spatial confounding and draw implications about what, if anything, one should do about it. In doing so, we debunk the common belief that adding a spatially-correlated random effect adjusts fixed-effect estimates for spatially-structured missing covariates. This article has supplementary material online.","container-title":"The American Statistician","DOI":"10.1198/tast.2010.10052","ISSN":"0003-1305","issue":"4","note":"publisher: Taylor &amp; Francis\n_eprint: https://doi.org/10.1198/tast.2010.10052","page":"325-334","source":"Taylor and Francis+NEJM","title":"Adding Spatially-Correlated Errors Can Mess Up the Fixed Effect You Love","volume":"64","author":[{"family":"Hodges","given":"James S."},{"family":"Reich","given":"Brian J."}],"issued":{"date-parts":[["2010",11,1]]}}},{"id":1796,"uris":["http://zotero.org/users/4165130/items/KQ5H8CX2"],"uri":["http://zotero.org/users/4165130/items/KQ5H8CX2"],"itemData":{"id":1796,"type":"article-journal","abstract":"Disease-mapping models for areal data often have fixed effects to measure the effect of spatially varying covariates and random effects with a conditionally autoregressive (CAR) prior to account for spatial clustering. In such spatial regressions, the objective may be to estimate the fixed effects while accounting for the spatial correlation. But adding the CAR random effects can cause large changes in the posterior mean and variance of fixed effects compared to the nonspatial regression model. This article explores the impact of adding spatial random effects on fixed effect estimates and posterior variance. Diagnostics are proposed to measure posterior variance inflation from collinearity between the fixed effect covariates and the CAR random effects and to measure each region's influence on the change in the fixed effect's estimates by adding the CAR random effects. A new model that alleviates the collinearity between the fixed effect covariates and the CAR random effects is developed and extensions of these methods to point-referenced data models are discussed.","container-title":"Biometrics","DOI":"https://doi.org/10.1111/j.1541-0420.2006.00617.x","ISSN":"1541-0420","issue":"4","language":"en","note":"_eprint: https://onlinelibrary.wiley.com/doi/pdf/10.1111/j.1541-0420.2006.00617.x","page":"1197-1206","source":"Wiley Online Library","title":"Effects of Residual Smoothing on the Posterior of the Fixed Effects in Disease-Mapping Models","volume":"62","author":[{"family":"Reich","given":"Brian J."},{"family":"Hodges","given":"James S."},{"family":"Zadnik","given":"Vesna"}],"issued":{"date-parts":[["2006"]]}}}],"schema":"https://github.com/citation-style-language/schema/raw/master/csl-citation.json"} </w:instrText>
      </w:r>
      <w:r w:rsidRPr="007A6550">
        <w:rPr>
          <w:rFonts w:ascii="Times New Roman" w:hAnsi="Times New Roman" w:cs="Times New Roman"/>
        </w:rPr>
        <w:fldChar w:fldCharType="separate"/>
      </w:r>
      <w:r w:rsidRPr="007A6550">
        <w:rPr>
          <w:rFonts w:ascii="Times New Roman" w:hAnsi="Times New Roman" w:cs="Times New Roman"/>
          <w:noProof/>
        </w:rPr>
        <w:t>(Hodges and Reich 2010; Reich, Hodges, and Zadnik 2006)</w:t>
      </w:r>
      <w:r w:rsidRPr="007A6550">
        <w:rPr>
          <w:rFonts w:ascii="Times New Roman" w:hAnsi="Times New Roman" w:cs="Times New Roman"/>
        </w:rPr>
        <w:fldChar w:fldCharType="end"/>
      </w:r>
      <w:r w:rsidRPr="007A6550">
        <w:rPr>
          <w:rFonts w:ascii="Times New Roman" w:hAnsi="Times New Roman" w:cs="Times New Roman"/>
        </w:rPr>
        <w:t xml:space="preserve">. </w:t>
      </w:r>
      <w:r w:rsidRPr="00935E06">
        <w:rPr>
          <w:rFonts w:ascii="Times New Roman" w:hAnsi="Times New Roman" w:cs="Times New Roman"/>
        </w:rPr>
        <w:t>In this work, in order to isolate the impact of endogeneity resulting from residential segregation, we focus here on the non-spatial GLMM, but the issues we illustrate here would extend to spatial analogues.</w:t>
      </w:r>
    </w:p>
    <w:p w14:paraId="13081D21" w14:textId="7269DB99" w:rsidR="00E0465B" w:rsidRPr="007A6550" w:rsidRDefault="00E246DF" w:rsidP="00971415">
      <w:pPr>
        <w:pStyle w:val="BodyText"/>
        <w:spacing w:line="480" w:lineRule="auto"/>
        <w:ind w:right="1090" w:firstLine="720"/>
        <w:rPr>
          <w:rFonts w:ascii="Times New Roman" w:hAnsi="Times New Roman" w:cs="Times New Roman"/>
        </w:rPr>
      </w:pPr>
      <w:r>
        <w:rPr>
          <w:rFonts w:ascii="Times New Roman" w:hAnsi="Times New Roman" w:cs="Times New Roman"/>
        </w:rPr>
        <w:t>For many link functions</w:t>
      </w:r>
      <w:r w:rsidR="00A2122A" w:rsidRPr="007A6550">
        <w:rPr>
          <w:rFonts w:ascii="Times New Roman" w:hAnsi="Times New Roman" w:cs="Times New Roman"/>
        </w:rPr>
        <w:t xml:space="preserve">, the fixed effects </w:t>
      </w:r>
      <w:r w:rsidR="00DC525F" w:rsidRPr="007A6550">
        <w:rPr>
          <w:rFonts w:ascii="Times New Roman" w:hAnsi="Times New Roman" w:cs="Times New Roman"/>
        </w:rPr>
        <w:t>from</w:t>
      </w:r>
      <w:r w:rsidR="00A2122A" w:rsidRPr="007A6550">
        <w:rPr>
          <w:rFonts w:ascii="Times New Roman" w:hAnsi="Times New Roman" w:cs="Times New Roman"/>
        </w:rPr>
        <w:t xml:space="preserve"> GLMs and GLMMs are not directly comparable, as GLM parameters represent marginal associations while GLMM parameters represent conditional ones</w:t>
      </w:r>
      <w:r w:rsidR="00A6481A">
        <w:rPr>
          <w:rFonts w:ascii="Times New Roman" w:hAnsi="Times New Roman" w:cs="Times New Roman"/>
        </w:rPr>
        <w:t xml:space="preserve"> (given the values of the CT-level random effects)</w:t>
      </w:r>
      <w:r w:rsidR="00A2122A" w:rsidRPr="007A6550">
        <w:rPr>
          <w:rFonts w:ascii="Times New Roman" w:hAnsi="Times New Roman" w:cs="Times New Roman"/>
        </w:rPr>
        <w:t>. However,</w:t>
      </w:r>
      <w:r w:rsidR="003057A3" w:rsidRPr="007A6550">
        <w:rPr>
          <w:rFonts w:ascii="Times New Roman" w:hAnsi="Times New Roman" w:cs="Times New Roman"/>
        </w:rPr>
        <w:t xml:space="preserve"> under standard assumptions,</w:t>
      </w:r>
      <w:r w:rsidR="00A2122A" w:rsidRPr="007A6550">
        <w:rPr>
          <w:rFonts w:ascii="Times New Roman" w:hAnsi="Times New Roman" w:cs="Times New Roman"/>
        </w:rPr>
        <w:t xml:space="preserve"> a log-linear GLMM with Normally distributed random intercept</w:t>
      </w:r>
      <w:r>
        <w:rPr>
          <w:rFonts w:ascii="Times New Roman" w:hAnsi="Times New Roman" w:cs="Times New Roman"/>
        </w:rPr>
        <w:t>s</w:t>
      </w:r>
      <w:r w:rsidR="00A2122A" w:rsidRPr="007A6550">
        <w:rPr>
          <w:rFonts w:ascii="Times New Roman" w:hAnsi="Times New Roman" w:cs="Times New Roman"/>
        </w:rPr>
        <w:t xml:space="preserve"> is a well-documented special case in which the parameters in the two </w:t>
      </w:r>
      <w:r w:rsidR="00A2122A" w:rsidRPr="007A6550">
        <w:rPr>
          <w:rFonts w:ascii="Times New Roman" w:hAnsi="Times New Roman" w:cs="Times New Roman"/>
        </w:rPr>
        <w:lastRenderedPageBreak/>
        <w:t xml:space="preserve">models coincide </w:t>
      </w:r>
      <w:r w:rsidR="00A2122A" w:rsidRPr="007A6550">
        <w:rPr>
          <w:rFonts w:ascii="Times New Roman" w:hAnsi="Times New Roman" w:cs="Times New Roman"/>
        </w:rPr>
        <w:fldChar w:fldCharType="begin"/>
      </w:r>
      <w:r w:rsidR="00A2122A" w:rsidRPr="007A6550">
        <w:rPr>
          <w:rFonts w:ascii="Times New Roman" w:hAnsi="Times New Roman" w:cs="Times New Roman"/>
        </w:rPr>
        <w:instrText xml:space="preserve"> ADDIN ZOTERO_ITEM CSL_CITATION {"citationID":"zF2GEI5X","properties":{"formattedCitation":"(Demidenko 2007; Young et al. 2007; Zhang et al. 2012)","plainCitation":"(Demidenko 2007; Young et al. 2007; Zhang et al. 2012)","noteIndex":0},"citationItems":[{"id":1873,"uris":["http://zotero.org/users/4165130/items/AP3KNLB7"],"uri":["http://zotero.org/users/4165130/items/AP3KNLB7"],"itemData":{"id":1873,"type":"article-journal","abstract":"We compare five methods for parameter estimation of a Poisson regression model for clustered data: (1) ordinary (naive) Poisson regression (OP), which ignores intracluster correlation, (2) Poisson regression with fixed cluster-specific intercepts (FI), (3) a generalized estimating equations (GEE) approach with an equi-correlation matrix, (4) an exact generalized estimating equations (EGEE) approach with an exact covariance matrix, and (5) maximum likelihood (ML). Special attention is given to the simplest case of the Poisson regression with a cluster-specific intercept random when the asymptotic covariance matrix is obtained in closed form. We prove that methods 1–5, except GEE, produce the same estimates of slope coefficients for balanced data (an equal number of observations in each cluster and the same vectors of covariates). All five methods lead to consistent estimates of slopes but have different efficiency for unbalanced data design. It is shown that the FI approach can be derived as a limiting case of maximum likelihood when the cluster variance increases to infinity. Exact asymptotic covariance matrices are derived for each method. In terms of asymptotic efficiency, the methods split into two groups: OP &amp; GEE and EGEE &amp; FI &amp; ML. Thus, contrary to the existing practice, there is no advantage in using GEE because it is substantially outperformed by EGEE and FI. In particular, EGEE does not require integration and is easy to compute with the asymptotic variances of the slope estimates close to those of the ML.","container-title":"International Statistical Review","DOI":"https://doi.org/10.1111/j.1751-5823.2006.00003.x","ISSN":"1751-5823","issue":"1","language":"en","note":"_eprint: https://onlinelibrary.wiley.com/doi/pdf/10.1111/j.1751-5823.2006.00003.x","page":"96-113","source":"Wiley Online Library","title":"Poisson Regression for Clustered Data","volume":"75","author":[{"family":"Demidenko","given":"Eugene"}],"issued":{"date-parts":[["2007"]]}}},{"id":1905,"uris":["http://zotero.org/users/4165130/items/N3J94GIW"],"uri":["http://zotero.org/users/4165130/items/N3J94GIW"],"itemData":{"id":1905,"type":"article-journal","abstract":"Maximum likelihood estimation techniques for subject-specific (SS) generalized linear mixed models and generalized estimating equations for marginal or population-averaged (PA) models are often used for the analysis of cluster-unit intervention trials. Although both classes of procedures account for the presence of within-cluster correlations, the interpretations of fixed effects including intervention effect parameters differ in SS and PA models. Furthermore, closed-form mathematical expressions relating SS and PA parameters from the two respective approaches are generally lacking. This paper investigates the special case of correlated Poisson responses where, for a log-linear model with normal random effects, exact relationships are available. Equivalent PA model representations of two SS models commonly used in the analysis of nested cross-sectional cluster trials with count data are derived. The mathematical results are illustrated with count data from a large non-randomized cluster trial to reduce underage drinking. Knowledge of relationships among parameters in the respective mean and covariance models is essential to understanding empirical comparisons of the two approaches.","container-title":"Statistical Methods in Medical Research","DOI":"10.1177/0962280206071931","ISSN":"0962-2802","issue":"2","journalAbbreviation":"Stat Methods Med Res","language":"en","note":"publisher: SAGE Publications Ltd STM","page":"167-184","source":"SAGE Journals","title":"Comparison of subject-specific and population averaged models for count data from cluster-unit intervention trials","volume":"16","author":[{"family":"Young","given":"Mary L."},{"family":"Preisser","given":"John S."},{"family":"Qaqish","given":"Bahjat F."},{"family":"Wolfson","given":"Mark"}],"issued":{"date-parts":[["2007",4,1]]}}},{"id":1907,"uris":["http://zotero.org/users/4165130/items/SLR69JLR"],"uri":["http://zotero.org/users/4165130/items/SLR69JLR"],"itemData":{"id":1907,"type":"article-journal","abstract":"Poisson log-linear regression is a popular model for count responses. We examine two popular extensions of this model – the generalized estimating equations (GEE) and the generalized linear mixed-effects model (GLMM) – to longitudinal data analysis and complement the existing literature on characterizing the relationship between the two dueling paradigms in this setting. Unlike linear regression, the GEE and the GLMM carry significant conceptual and practical implications when applied to modeling count data. Our findings shed additional light on the differences between the two classes of models when used for count data. Our considerations are demonstrated by both real study and simulated data.","container-title":"Journal of Applied Statistics","DOI":"10.1080/02664763.2012.700452","ISSN":"0266-4763","issue":"9","note":"publisher: Taylor &amp; Francis\n_eprint: https://doi.org/10.1080/02664763.2012.700452","page":"2067-2079","source":"Taylor and Francis+NEJM","title":"A new look at the difference between the GEE and the GLMM when modeling longitudinal count responses","volume":"39","author":[{"family":"Zhang","given":"H."},{"family":"Yu","given":"Q."},{"family":"Feng","given":"C."},{"family":"Gunzler","given":"D."},{"family":"Wu","given":"P."},{"family":"Tu","given":"X. M."}],"issued":{"date-parts":[["2012",9,1]]}}}],"schema":"https://github.com/citation-style-language/schema/raw/master/csl-citation.json"} </w:instrText>
      </w:r>
      <w:r w:rsidR="00A2122A" w:rsidRPr="007A6550">
        <w:rPr>
          <w:rFonts w:ascii="Times New Roman" w:hAnsi="Times New Roman" w:cs="Times New Roman"/>
        </w:rPr>
        <w:fldChar w:fldCharType="separate"/>
      </w:r>
      <w:r w:rsidR="00A2122A" w:rsidRPr="007A6550">
        <w:rPr>
          <w:rFonts w:ascii="Times New Roman" w:hAnsi="Times New Roman" w:cs="Times New Roman"/>
          <w:noProof/>
        </w:rPr>
        <w:t>(Demidenko 2007; Young et al. 2007; Zhang et al. 2012)</w:t>
      </w:r>
      <w:r w:rsidR="00A2122A" w:rsidRPr="007A6550">
        <w:rPr>
          <w:rFonts w:ascii="Times New Roman" w:hAnsi="Times New Roman" w:cs="Times New Roman"/>
        </w:rPr>
        <w:fldChar w:fldCharType="end"/>
      </w:r>
      <w:r w:rsidR="00A2122A" w:rsidRPr="007A6550">
        <w:rPr>
          <w:rFonts w:ascii="Times New Roman" w:hAnsi="Times New Roman" w:cs="Times New Roman"/>
        </w:rPr>
        <w:t>. This is apparent once one integrates over the random effects in the GLMM, which yields</w:t>
      </w:r>
    </w:p>
    <w:p w14:paraId="546440C1" w14:textId="727D70F0" w:rsidR="00A65875" w:rsidRPr="007A6550" w:rsidRDefault="00A65875" w:rsidP="00DC525F">
      <w:pPr>
        <w:pStyle w:val="BodyText"/>
        <w:spacing w:line="480" w:lineRule="auto"/>
        <w:ind w:left="117" w:right="1090"/>
        <w:jc w:val="both"/>
        <w:rPr>
          <w:rFonts w:ascii="Times New Roman" w:hAnsi="Times New Roman" w:cs="Times New Roman"/>
        </w:rPr>
      </w:pPr>
      <m:oMathPara>
        <m:oMath>
          <m:r>
            <w:rPr>
              <w:rFonts w:ascii="Cambria Math" w:hAnsi="Cambria Math" w:cs="Times New Roman"/>
            </w:rPr>
            <m:t>E</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ij</m:t>
                  </m:r>
                </m:sub>
              </m:sSub>
            </m:e>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ij</m:t>
                  </m:r>
                </m:sub>
              </m:sSub>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b</m:t>
              </m:r>
            </m:sub>
          </m:sSub>
          <m:d>
            <m:dPr>
              <m:ctrlPr>
                <w:rPr>
                  <w:rFonts w:ascii="Cambria Math" w:hAnsi="Cambria Math" w:cs="Times New Roman"/>
                  <w:i/>
                </w:rPr>
              </m:ctrlPr>
            </m:dPr>
            <m:e>
              <m:r>
                <w:rPr>
                  <w:rFonts w:ascii="Cambria Math" w:hAnsi="Cambria Math" w:cs="Times New Roman"/>
                </w:rPr>
                <m:t>E</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ij</m:t>
                      </m:r>
                    </m:sub>
                  </m:sSub>
                </m:e>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ij</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i</m:t>
                      </m:r>
                    </m:sub>
                  </m:sSub>
                </m:e>
              </m:d>
            </m:e>
          </m:d>
          <m:r>
            <w:rPr>
              <w:rFonts w:ascii="Cambria Math" w:hAnsi="Cambria Math" w:cs="Times New Roman"/>
            </w:rPr>
            <m:t>=</m:t>
          </m:r>
          <m:func>
            <m:funcPr>
              <m:ctrlPr>
                <w:rPr>
                  <w:rFonts w:ascii="Cambria Math" w:hAnsi="Cambria Math" w:cs="Times New Roman"/>
                  <w:i/>
                </w:rPr>
              </m:ctrlPr>
            </m:funcPr>
            <m:fName>
              <m:r>
                <m:rPr>
                  <m:sty m:val="p"/>
                </m:rPr>
                <w:rPr>
                  <w:rFonts w:ascii="Cambria Math" w:hAnsi="Cambria Math" w:cs="Times New Roman"/>
                </w:rPr>
                <m:t>exp</m:t>
              </m:r>
            </m:fName>
            <m:e>
              <m:d>
                <m:dPr>
                  <m:ctrlPr>
                    <w:rPr>
                      <w:rFonts w:ascii="Cambria Math" w:hAnsi="Cambria Math" w:cs="Times New Roman"/>
                      <w:i/>
                    </w:rPr>
                  </m:ctrlPr>
                </m:d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0</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sSubSup>
                        <m:sSubSupPr>
                          <m:ctrlPr>
                            <w:rPr>
                              <w:rFonts w:ascii="Cambria Math" w:hAnsi="Cambria Math" w:cs="Times New Roman"/>
                              <w:i/>
                            </w:rPr>
                          </m:ctrlPr>
                        </m:sSubSupPr>
                        <m:e>
                          <m:r>
                            <w:rPr>
                              <w:rFonts w:ascii="Cambria Math" w:hAnsi="Cambria Math" w:cs="Times New Roman"/>
                            </w:rPr>
                            <m:t>σ</m:t>
                          </m:r>
                        </m:e>
                        <m:sub>
                          <m:r>
                            <w:rPr>
                              <w:rFonts w:ascii="Cambria Math" w:hAnsi="Cambria Math" w:cs="Times New Roman"/>
                            </w:rPr>
                            <m:t>b</m:t>
                          </m:r>
                        </m:sub>
                        <m:sup>
                          <m:r>
                            <w:rPr>
                              <w:rFonts w:ascii="Cambria Math" w:hAnsi="Cambria Math" w:cs="Times New Roman"/>
                            </w:rPr>
                            <m:t>2</m:t>
                          </m:r>
                        </m:sup>
                      </m:sSubSup>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1</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ij</m:t>
                      </m:r>
                    </m:sub>
                  </m:sSub>
                  <m:r>
                    <w:rPr>
                      <w:rFonts w:ascii="Cambria Math" w:hAnsi="Cambria Math" w:cs="Times New Roman"/>
                    </w:rPr>
                    <m:t>+</m:t>
                  </m:r>
                  <m:func>
                    <m:funcPr>
                      <m:ctrlPr>
                        <w:rPr>
                          <w:rFonts w:ascii="Cambria Math" w:hAnsi="Cambria Math" w:cs="Times New Roman"/>
                          <w:i/>
                        </w:rPr>
                      </m:ctrlPr>
                    </m:funcPr>
                    <m:fName>
                      <m:r>
                        <w:rPr>
                          <w:rFonts w:ascii="Cambria Math" w:hAnsi="Cambria Math" w:cs="Times New Roman"/>
                        </w:rPr>
                        <m:t>log</m:t>
                      </m:r>
                    </m:fName>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ij</m:t>
                              </m:r>
                            </m:sub>
                          </m:sSub>
                        </m:e>
                      </m:d>
                    </m:e>
                  </m:func>
                </m:e>
              </m:d>
              <m:r>
                <w:rPr>
                  <w:rFonts w:ascii="Cambria Math" w:hAnsi="Cambria Math" w:cs="Times New Roman"/>
                </w:rPr>
                <m:t>.</m:t>
              </m:r>
            </m:e>
          </m:func>
        </m:oMath>
      </m:oMathPara>
    </w:p>
    <w:p w14:paraId="75378F0F" w14:textId="5F8CDD9D" w:rsidR="00A65875" w:rsidRPr="007A6550" w:rsidRDefault="00A65875" w:rsidP="00971415">
      <w:pPr>
        <w:pStyle w:val="BodyText"/>
        <w:spacing w:line="480" w:lineRule="auto"/>
        <w:ind w:right="1090"/>
        <w:rPr>
          <w:rFonts w:ascii="Times New Roman" w:hAnsi="Times New Roman" w:cs="Times New Roman"/>
        </w:rPr>
      </w:pPr>
      <w:r w:rsidRPr="007A6550">
        <w:rPr>
          <w:rFonts w:ascii="Times New Roman" w:hAnsi="Times New Roman" w:cs="Times New Roman"/>
        </w:rPr>
        <w:t xml:space="preserve">Thus, the marginal mean structure for this GLMM is equivalent to the GLM mean structure, with the exception of the constant multiplicative term </w:t>
      </w:r>
      <m:oMath>
        <m:func>
          <m:funcPr>
            <m:ctrlPr>
              <w:rPr>
                <w:rFonts w:ascii="Cambria Math" w:hAnsi="Cambria Math" w:cs="Times New Roman"/>
                <w:i/>
              </w:rPr>
            </m:ctrlPr>
          </m:funcPr>
          <m:fName>
            <m:r>
              <m:rPr>
                <m:sty m:val="p"/>
              </m:rPr>
              <w:rPr>
                <w:rFonts w:ascii="Cambria Math" w:hAnsi="Cambria Math" w:cs="Times New Roman"/>
              </w:rPr>
              <m:t>exp</m:t>
            </m:r>
          </m:fName>
          <m:e>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sSubSup>
                  <m:sSubSupPr>
                    <m:ctrlPr>
                      <w:rPr>
                        <w:rFonts w:ascii="Cambria Math" w:hAnsi="Cambria Math" w:cs="Times New Roman"/>
                        <w:i/>
                      </w:rPr>
                    </m:ctrlPr>
                  </m:sSubSupPr>
                  <m:e>
                    <m:r>
                      <w:rPr>
                        <w:rFonts w:ascii="Cambria Math" w:hAnsi="Cambria Math" w:cs="Times New Roman"/>
                      </w:rPr>
                      <m:t>σ</m:t>
                    </m:r>
                  </m:e>
                  <m:sub>
                    <m:r>
                      <w:rPr>
                        <w:rFonts w:ascii="Cambria Math" w:hAnsi="Cambria Math" w:cs="Times New Roman"/>
                      </w:rPr>
                      <m:t>b</m:t>
                    </m:r>
                  </m:sub>
                  <m:sup>
                    <m:r>
                      <w:rPr>
                        <w:rFonts w:ascii="Cambria Math" w:hAnsi="Cambria Math" w:cs="Times New Roman"/>
                      </w:rPr>
                      <m:t>2</m:t>
                    </m:r>
                  </m:sup>
                </m:sSubSup>
              </m:e>
            </m:d>
            <m:r>
              <w:rPr>
                <w:rFonts w:ascii="Cambria Math" w:hAnsi="Cambria Math" w:cs="Times New Roman"/>
              </w:rPr>
              <m:t>,</m:t>
            </m:r>
          </m:e>
        </m:func>
      </m:oMath>
      <w:r w:rsidR="00A6481A">
        <w:rPr>
          <w:rFonts w:ascii="Times New Roman" w:hAnsi="Times New Roman" w:cs="Times New Roman"/>
        </w:rPr>
        <w:t xml:space="preserve"> a function of the variance of the random effects</w:t>
      </w:r>
      <w:r w:rsidRPr="007A6550">
        <w:rPr>
          <w:rFonts w:ascii="Times New Roman" w:hAnsi="Times New Roman" w:cs="Times New Roman"/>
        </w:rPr>
        <w:t xml:space="preserve">.  While this term causes the intercepts from the two models to differ by </w:t>
      </w:r>
      <m:oMath>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oMath>
      <w:r w:rsidR="003057A3" w:rsidRPr="007A6550">
        <w:rPr>
          <w:rFonts w:ascii="Times New Roman" w:hAnsi="Times New Roman" w:cs="Times New Roman"/>
        </w:rPr>
        <w:t>,</w:t>
      </w:r>
      <w:r w:rsidRPr="007A6550">
        <w:rPr>
          <w:rFonts w:ascii="Times New Roman" w:hAnsi="Times New Roman" w:cs="Times New Roman"/>
        </w:rPr>
        <w:t xml:space="preserve"> the marginal RR for social group remains </w:t>
      </w:r>
      <m:oMath>
        <m:func>
          <m:funcPr>
            <m:ctrlPr>
              <w:rPr>
                <w:rFonts w:ascii="Cambria Math" w:hAnsi="Cambria Math" w:cs="Times New Roman"/>
                <w:i/>
              </w:rPr>
            </m:ctrlPr>
          </m:funcPr>
          <m:fName>
            <m:r>
              <m:rPr>
                <m:sty m:val="p"/>
              </m:rPr>
              <w:rPr>
                <w:rFonts w:ascii="Cambria Math" w:hAnsi="Cambria Math" w:cs="Times New Roman"/>
              </w:rPr>
              <m:t>exp</m:t>
            </m:r>
          </m:fName>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1</m:t>
                    </m:r>
                  </m:sub>
                </m:sSub>
              </m:e>
            </m:d>
          </m:e>
        </m:func>
      </m:oMath>
      <w:r w:rsidRPr="007A6550">
        <w:rPr>
          <w:rFonts w:ascii="Times New Roman" w:hAnsi="Times New Roman" w:cs="Times New Roman"/>
        </w:rPr>
        <w:t>. This feature of a log-linear GLMM with a random intercept, namely its ability to estimate marginal fixed effect parameters while also accounting for complex correlation structures and allowing for estimation of area-specific smoothed rates, makes it an appealing and popular choice for disease mapping.</w:t>
      </w:r>
    </w:p>
    <w:p w14:paraId="02614176" w14:textId="7B7F1506" w:rsidR="00DD7475" w:rsidRPr="007A6550" w:rsidRDefault="0048158B" w:rsidP="00971415">
      <w:pPr>
        <w:pStyle w:val="Heading2"/>
        <w:rPr>
          <w:rFonts w:cs="Times New Roman"/>
          <w:lang w:val="en-US"/>
        </w:rPr>
      </w:pPr>
      <w:r>
        <w:rPr>
          <w:rFonts w:cs="Times New Roman"/>
          <w:lang w:val="en-US"/>
        </w:rPr>
        <w:t>4</w:t>
      </w:r>
      <w:r w:rsidR="001704DE" w:rsidRPr="007A6550">
        <w:rPr>
          <w:rFonts w:cs="Times New Roman"/>
          <w:lang w:val="en-US"/>
        </w:rPr>
        <w:t xml:space="preserve">.1 </w:t>
      </w:r>
      <w:r w:rsidR="00DD7475" w:rsidRPr="007A6550">
        <w:rPr>
          <w:rFonts w:cs="Times New Roman"/>
          <w:lang w:val="en-US"/>
        </w:rPr>
        <w:t>Endogeneity</w:t>
      </w:r>
    </w:p>
    <w:p w14:paraId="3AAF992B" w14:textId="1C003905" w:rsidR="00DD7475" w:rsidRDefault="00DD7475" w:rsidP="00971415">
      <w:pPr>
        <w:pStyle w:val="BodyText"/>
        <w:spacing w:line="480" w:lineRule="auto"/>
        <w:ind w:right="1090"/>
        <w:rPr>
          <w:rFonts w:ascii="Times New Roman" w:hAnsi="Times New Roman" w:cs="Times New Roman"/>
        </w:rPr>
      </w:pPr>
      <w:r w:rsidRPr="007A6550">
        <w:rPr>
          <w:rFonts w:ascii="Times New Roman" w:hAnsi="Times New Roman" w:cs="Times New Roman"/>
        </w:rPr>
        <w:t xml:space="preserve">As shown above, </w:t>
      </w:r>
      <m:oMath>
        <m:func>
          <m:funcPr>
            <m:ctrlPr>
              <w:rPr>
                <w:rFonts w:ascii="Cambria Math" w:hAnsi="Cambria Math" w:cs="Times New Roman"/>
                <w:i/>
              </w:rPr>
            </m:ctrlPr>
          </m:funcPr>
          <m:fName>
            <m:r>
              <m:rPr>
                <m:sty m:val="p"/>
              </m:rPr>
              <w:rPr>
                <w:rFonts w:ascii="Cambria Math" w:hAnsi="Cambria Math" w:cs="Times New Roman"/>
              </w:rPr>
              <m:t>exp</m:t>
            </m:r>
          </m:fName>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1</m:t>
                    </m:r>
                  </m:sub>
                </m:sSub>
              </m:e>
            </m:d>
          </m:e>
        </m:func>
      </m:oMath>
      <w:r w:rsidRPr="007A6550">
        <w:rPr>
          <w:rFonts w:ascii="Times New Roman" w:hAnsi="Times New Roman" w:cs="Times New Roman"/>
        </w:rPr>
        <w:t xml:space="preserve"> and </w:t>
      </w:r>
      <m:oMath>
        <m:func>
          <m:funcPr>
            <m:ctrlPr>
              <w:rPr>
                <w:rFonts w:ascii="Cambria Math" w:hAnsi="Cambria Math" w:cs="Times New Roman"/>
                <w:i/>
              </w:rPr>
            </m:ctrlPr>
          </m:funcPr>
          <m:fName>
            <m:r>
              <m:rPr>
                <m:sty m:val="p"/>
              </m:rPr>
              <w:rPr>
                <w:rFonts w:ascii="Cambria Math" w:hAnsi="Cambria Math" w:cs="Times New Roman"/>
              </w:rPr>
              <m:t>exp</m:t>
            </m:r>
          </m:fName>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1</m:t>
                    </m:r>
                  </m:sub>
                </m:sSub>
              </m:e>
            </m:d>
          </m:e>
        </m:func>
      </m:oMath>
      <w:r w:rsidRPr="007A6550">
        <w:rPr>
          <w:rFonts w:ascii="Times New Roman" w:hAnsi="Times New Roman" w:cs="Times New Roman"/>
        </w:rPr>
        <w:t xml:space="preserve"> </w:t>
      </w:r>
      <w:r w:rsidR="00861E24">
        <w:rPr>
          <w:rFonts w:ascii="Times New Roman" w:hAnsi="Times New Roman" w:cs="Times New Roman"/>
        </w:rPr>
        <w:t>coincide</w:t>
      </w:r>
      <w:r w:rsidRPr="007A6550">
        <w:rPr>
          <w:rFonts w:ascii="Times New Roman" w:hAnsi="Times New Roman" w:cs="Times New Roman"/>
        </w:rPr>
        <w:t xml:space="preserve"> when the true data are generated from equation (1) or (2). However, we do not expect that these are the true, “causal” data generating mechanisms for complex health outcomes like premature mortality. </w:t>
      </w:r>
      <w:r w:rsidR="0043134B" w:rsidRPr="0043134B">
        <w:rPr>
          <w:rFonts w:ascii="Times New Roman" w:hAnsi="Times New Roman" w:cs="Times New Roman"/>
        </w:rPr>
        <w:t xml:space="preserve">Note that the goal of statistical modeling in the context of health </w:t>
      </w:r>
      <w:r w:rsidR="003F6589">
        <w:rPr>
          <w:rFonts w:ascii="Times New Roman" w:hAnsi="Times New Roman" w:cs="Times New Roman"/>
        </w:rPr>
        <w:t>inequities</w:t>
      </w:r>
      <w:r w:rsidR="0043134B" w:rsidRPr="0043134B">
        <w:rPr>
          <w:rFonts w:ascii="Times New Roman" w:hAnsi="Times New Roman" w:cs="Times New Roman"/>
        </w:rPr>
        <w:t xml:space="preserve"> research is to accurately describe and understand patterns of unequal risk experienced by </w:t>
      </w:r>
      <w:r w:rsidR="002A0314">
        <w:rPr>
          <w:rFonts w:ascii="Times New Roman" w:hAnsi="Times New Roman" w:cs="Times New Roman"/>
        </w:rPr>
        <w:t>marginalized</w:t>
      </w:r>
      <w:r w:rsidR="0043134B" w:rsidRPr="0043134B">
        <w:rPr>
          <w:rFonts w:ascii="Times New Roman" w:hAnsi="Times New Roman" w:cs="Times New Roman"/>
        </w:rPr>
        <w:t xml:space="preserve"> </w:t>
      </w:r>
      <w:r w:rsidR="008F0FA1">
        <w:rPr>
          <w:rFonts w:ascii="Times New Roman" w:hAnsi="Times New Roman" w:cs="Times New Roman"/>
        </w:rPr>
        <w:t>social groups</w:t>
      </w:r>
      <w:r w:rsidR="0043134B" w:rsidRPr="0043134B">
        <w:rPr>
          <w:rFonts w:ascii="Times New Roman" w:hAnsi="Times New Roman" w:cs="Times New Roman"/>
        </w:rPr>
        <w:t xml:space="preserve">. Researchers may also want to explore the mechanisms by which these </w:t>
      </w:r>
      <w:r w:rsidR="003F6589">
        <w:rPr>
          <w:rFonts w:ascii="Times New Roman" w:hAnsi="Times New Roman" w:cs="Times New Roman"/>
        </w:rPr>
        <w:t>inequities</w:t>
      </w:r>
      <w:r w:rsidR="0043134B" w:rsidRPr="0043134B">
        <w:rPr>
          <w:rFonts w:ascii="Times New Roman" w:hAnsi="Times New Roman" w:cs="Times New Roman"/>
        </w:rPr>
        <w:t xml:space="preserve"> arise</w:t>
      </w:r>
      <w:r w:rsidR="00490912">
        <w:rPr>
          <w:rFonts w:ascii="Times New Roman" w:hAnsi="Times New Roman" w:cs="Times New Roman"/>
        </w:rPr>
        <w:t>, e.g.,</w:t>
      </w:r>
      <w:r w:rsidR="0043134B" w:rsidRPr="0043134B">
        <w:rPr>
          <w:rFonts w:ascii="Times New Roman" w:hAnsi="Times New Roman" w:cs="Times New Roman"/>
        </w:rPr>
        <w:t xml:space="preserve"> by including additional variables such as </w:t>
      </w:r>
      <w:r w:rsidR="008F0FA1">
        <w:rPr>
          <w:rFonts w:ascii="Times New Roman" w:hAnsi="Times New Roman" w:cs="Times New Roman"/>
        </w:rPr>
        <w:t xml:space="preserve">economic indicators </w:t>
      </w:r>
      <w:r w:rsidR="0043134B" w:rsidRPr="0043134B">
        <w:rPr>
          <w:rFonts w:ascii="Times New Roman" w:hAnsi="Times New Roman" w:cs="Times New Roman"/>
        </w:rPr>
        <w:t xml:space="preserve">or environmental exposures in statistical models, without necessarily making causal claims about </w:t>
      </w:r>
      <w:r w:rsidR="00130C84">
        <w:rPr>
          <w:rFonts w:ascii="Times New Roman" w:hAnsi="Times New Roman" w:cs="Times New Roman"/>
        </w:rPr>
        <w:t>“</w:t>
      </w:r>
      <w:r w:rsidR="0043134B" w:rsidRPr="0043134B">
        <w:rPr>
          <w:rFonts w:ascii="Times New Roman" w:hAnsi="Times New Roman" w:cs="Times New Roman"/>
        </w:rPr>
        <w:t>the effect</w:t>
      </w:r>
      <w:r w:rsidR="00130C84">
        <w:rPr>
          <w:rFonts w:ascii="Times New Roman" w:hAnsi="Times New Roman" w:cs="Times New Roman"/>
        </w:rPr>
        <w:t>”</w:t>
      </w:r>
      <w:r w:rsidR="008F0FA1">
        <w:rPr>
          <w:rFonts w:ascii="Times New Roman" w:hAnsi="Times New Roman" w:cs="Times New Roman"/>
        </w:rPr>
        <w:t xml:space="preserve"> of social group</w:t>
      </w:r>
      <w:r w:rsidR="0043134B" w:rsidRPr="0043134B">
        <w:rPr>
          <w:rFonts w:ascii="Times New Roman" w:hAnsi="Times New Roman" w:cs="Times New Roman"/>
        </w:rPr>
        <w:t xml:space="preserve">. </w:t>
      </w:r>
      <w:r w:rsidRPr="007A6550">
        <w:rPr>
          <w:rFonts w:ascii="Times New Roman" w:hAnsi="Times New Roman" w:cs="Times New Roman"/>
        </w:rPr>
        <w:t xml:space="preserve"> </w:t>
      </w:r>
      <w:r w:rsidR="00713141">
        <w:rPr>
          <w:rFonts w:ascii="Times New Roman" w:hAnsi="Times New Roman" w:cs="Times New Roman"/>
        </w:rPr>
        <w:t>Although building a causal model may not be the goal of inequity analyses, certain types of model misspecification</w:t>
      </w:r>
      <w:r w:rsidR="003F6589">
        <w:rPr>
          <w:rFonts w:ascii="Times New Roman" w:hAnsi="Times New Roman" w:cs="Times New Roman"/>
        </w:rPr>
        <w:t xml:space="preserve"> and violations of </w:t>
      </w:r>
      <w:r w:rsidR="003F6589">
        <w:rPr>
          <w:rFonts w:ascii="Times New Roman" w:hAnsi="Times New Roman" w:cs="Times New Roman"/>
        </w:rPr>
        <w:lastRenderedPageBreak/>
        <w:t>assumptions</w:t>
      </w:r>
      <w:r w:rsidR="00713141">
        <w:rPr>
          <w:rFonts w:ascii="Times New Roman" w:hAnsi="Times New Roman" w:cs="Times New Roman"/>
        </w:rPr>
        <w:t xml:space="preserve"> </w:t>
      </w:r>
      <w:r w:rsidRPr="007A6550">
        <w:rPr>
          <w:rFonts w:ascii="Times New Roman" w:hAnsi="Times New Roman" w:cs="Times New Roman"/>
        </w:rPr>
        <w:t xml:space="preserve">can </w:t>
      </w:r>
      <w:r w:rsidR="003F6589">
        <w:rPr>
          <w:rFonts w:ascii="Times New Roman" w:hAnsi="Times New Roman" w:cs="Times New Roman"/>
        </w:rPr>
        <w:t>impact model performance and interpretability of the results</w:t>
      </w:r>
      <w:r w:rsidRPr="007A6550">
        <w:rPr>
          <w:rFonts w:ascii="Times New Roman" w:hAnsi="Times New Roman" w:cs="Times New Roman"/>
        </w:rPr>
        <w:t>.</w:t>
      </w:r>
    </w:p>
    <w:p w14:paraId="133BE86F" w14:textId="1051B12B" w:rsidR="00D60B73" w:rsidRPr="00092A64" w:rsidRDefault="00EC2A06" w:rsidP="003F6589">
      <w:pPr>
        <w:pStyle w:val="BodyText"/>
        <w:spacing w:line="480" w:lineRule="auto"/>
        <w:ind w:right="1090" w:firstLine="468"/>
        <w:rPr>
          <w:rFonts w:ascii="Times New Roman" w:hAnsi="Times New Roman" w:cs="Times New Roman"/>
        </w:rPr>
      </w:pPr>
      <w:r w:rsidRPr="00092A64">
        <w:rPr>
          <w:rFonts w:ascii="Times New Roman" w:hAnsi="Times New Roman" w:cs="Times New Roman"/>
        </w:rPr>
        <w:t xml:space="preserve">In biostatistics, one often overlooked assumption of the GLMM is </w:t>
      </w:r>
      <w:r w:rsidR="00DD7475" w:rsidRPr="00092A64">
        <w:rPr>
          <w:rFonts w:ascii="Times New Roman" w:hAnsi="Times New Roman" w:cs="Times New Roman"/>
        </w:rPr>
        <w:t>that the random effects</w:t>
      </w:r>
      <w:r w:rsidR="008B3762" w:rsidRPr="00092A64">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i</m:t>
            </m:r>
          </m:sub>
        </m:sSub>
      </m:oMath>
      <w:r w:rsidRPr="00092A64">
        <w:rPr>
          <w:rFonts w:ascii="Times New Roman" w:hAnsi="Times New Roman" w:cs="Times New Roman"/>
        </w:rPr>
        <w:t xml:space="preserve"> </w:t>
      </w:r>
      <w:r w:rsidR="00DD7475" w:rsidRPr="00092A64">
        <w:rPr>
          <w:rFonts w:ascii="Times New Roman" w:hAnsi="Times New Roman" w:cs="Times New Roman"/>
        </w:rPr>
        <w:t>are uncorrelated with the fixed predictors on the right</w:t>
      </w:r>
      <w:r w:rsidR="008B3762" w:rsidRPr="00092A64">
        <w:rPr>
          <w:rFonts w:ascii="Times New Roman" w:hAnsi="Times New Roman" w:cs="Times New Roman"/>
        </w:rPr>
        <w:t>-</w:t>
      </w:r>
      <w:r w:rsidR="00DD7475" w:rsidRPr="00092A64">
        <w:rPr>
          <w:rFonts w:ascii="Times New Roman" w:hAnsi="Times New Roman" w:cs="Times New Roman"/>
        </w:rPr>
        <w:t>hand side of the model.</w:t>
      </w:r>
      <w:r w:rsidR="003F6589" w:rsidRPr="00092A64">
        <w:rPr>
          <w:rFonts w:ascii="Times New Roman" w:hAnsi="Times New Roman" w:cs="Times New Roman"/>
        </w:rPr>
        <w:t xml:space="preserve"> </w:t>
      </w:r>
      <w:r w:rsidR="00E577C7">
        <w:rPr>
          <w:rFonts w:ascii="Times New Roman" w:hAnsi="Times New Roman" w:cs="Times New Roman"/>
        </w:rPr>
        <w:t>Most commonly discussed i</w:t>
      </w:r>
      <w:r w:rsidR="003F6589" w:rsidRPr="00092A64">
        <w:rPr>
          <w:rFonts w:ascii="Times New Roman" w:hAnsi="Times New Roman" w:cs="Times New Roman"/>
        </w:rPr>
        <w:t>n the economics</w:t>
      </w:r>
      <w:r w:rsidR="00AD4484">
        <w:rPr>
          <w:rFonts w:ascii="Times New Roman" w:hAnsi="Times New Roman" w:cs="Times New Roman"/>
        </w:rPr>
        <w:t xml:space="preserve"> and education</w:t>
      </w:r>
      <w:r w:rsidR="003F6589" w:rsidRPr="00092A64">
        <w:rPr>
          <w:rFonts w:ascii="Times New Roman" w:hAnsi="Times New Roman" w:cs="Times New Roman"/>
        </w:rPr>
        <w:t xml:space="preserve"> literature, correlation between random terms and fixed terms on the right-hand side of a regression model is generally referred to as the problem of </w:t>
      </w:r>
      <w:r w:rsidR="003F6589" w:rsidRPr="00092A64">
        <w:rPr>
          <w:rFonts w:ascii="Times New Roman" w:hAnsi="Times New Roman" w:cs="Times New Roman"/>
          <w:i/>
        </w:rPr>
        <w:t>endogeneity</w:t>
      </w:r>
      <w:r w:rsidR="00AD4484">
        <w:rPr>
          <w:rFonts w:ascii="Times New Roman" w:hAnsi="Times New Roman" w:cs="Times New Roman"/>
        </w:rPr>
        <w:t xml:space="preserve"> </w:t>
      </w:r>
      <w:r w:rsidR="00AD4484">
        <w:rPr>
          <w:rFonts w:ascii="Times New Roman" w:hAnsi="Times New Roman" w:cs="Times New Roman"/>
        </w:rPr>
        <w:fldChar w:fldCharType="begin"/>
      </w:r>
      <w:r w:rsidR="00AD4484">
        <w:rPr>
          <w:rFonts w:ascii="Times New Roman" w:hAnsi="Times New Roman" w:cs="Times New Roman"/>
        </w:rPr>
        <w:instrText xml:space="preserve"> ADDIN ZOTERO_ITEM CSL_CITATION {"citationID":"A1gFch7w","properties":{"formattedCitation":"(Bates et al. 2014; Mundlak 1978)","plainCitation":"(Bates et al. 2014; Mundlak 1978)","noteIndex":0},"citationItems":[{"id":1800,"uris":["http://zotero.org/users/4165130/items/4J4YA9N2"],"uri":["http://zotero.org/users/4165130/items/4J4YA9N2"],"itemData":{"id":1800,"type":"article-journal","container-title":"Journal of Educational and Behavioral Statistics","DOI":"10.3102/1076998614559420","ISSN":"1076-9986, 1935-1054","issue":"6","journalAbbreviation":"Journal of Educational and Behavioral Statistics","language":"en","page":"524-549","source":"DOI.org (Crossref)","title":"Handling Correlations Between Covariates and Random Slopes in Multilevel Models","volume":"39","author":[{"family":"Bates","given":"Michael David"},{"family":"Castellano","given":"Katherine E."},{"family":"Rabe-Hesketh","given":"Sophia"},{"family":"Skrondal","given":"Anders"}],"issued":{"date-parts":[["2014",12]]}}},{"id":1801,"uris":["http://zotero.org/users/4165130/items/W85WSVAB"],"uri":["http://zotero.org/users/4165130/items/W85WSVAB"],"itemData":{"id":1801,"type":"article-journal","abstract":"In empirical analysis of data consisting of repeated observations on economic units (time series on a cross section) it is often assumed that the coefficients of the quantitative variables (slopes) are the same, whereas the coefficients of the qualitative variables (intercepts or effects) vary over units or periods.This is the constant-slope variable-intercept framework. In such an analysis an explicit account should be taken of the statistical dependence that exists between the quantitative variables and the effects. It is shown that when this is done, the random effect approach and the fixed effect approach yield the same estimate for the slopes, the \"within\" estimate. Any matrix combination of the \"within\" and \"between\" estimates is generally biased. When the \"within\" estimate is subject to a relatively large error a minimum mean square error can be applied, as is generally done in regression analysis. Such an estimator is developed here from a somewhat different point of departure.","container-title":"Econometrica","DOI":"10.2307/1913646","ISSN":"0012-9682","issue":"1","note":"publisher: [Wiley, Econometric Society]","page":"69-85","source":"JSTOR","title":"On the Pooling of Time Series and Cross Section Data","volume":"46","author":[{"family":"Mundlak","given":"Yair"}],"issued":{"date-parts":[["1978"]]}}}],"schema":"https://github.com/citation-style-language/schema/raw/master/csl-citation.json"} </w:instrText>
      </w:r>
      <w:r w:rsidR="00AD4484">
        <w:rPr>
          <w:rFonts w:ascii="Times New Roman" w:hAnsi="Times New Roman" w:cs="Times New Roman"/>
        </w:rPr>
        <w:fldChar w:fldCharType="separate"/>
      </w:r>
      <w:r w:rsidR="00AD4484">
        <w:rPr>
          <w:rFonts w:ascii="Times New Roman" w:hAnsi="Times New Roman" w:cs="Times New Roman"/>
          <w:noProof/>
        </w:rPr>
        <w:t>(Bates et al. 2014; Mundlak 1978)</w:t>
      </w:r>
      <w:r w:rsidR="00AD4484">
        <w:rPr>
          <w:rFonts w:ascii="Times New Roman" w:hAnsi="Times New Roman" w:cs="Times New Roman"/>
        </w:rPr>
        <w:fldChar w:fldCharType="end"/>
      </w:r>
      <w:r w:rsidR="003F6589" w:rsidRPr="00092A64">
        <w:rPr>
          <w:rFonts w:ascii="Times New Roman" w:hAnsi="Times New Roman" w:cs="Times New Roman"/>
        </w:rPr>
        <w:t>.</w:t>
      </w:r>
      <w:r w:rsidR="00B555CC" w:rsidRPr="00092A64">
        <w:rPr>
          <w:rFonts w:ascii="Times New Roman" w:hAnsi="Times New Roman" w:cs="Times New Roman"/>
        </w:rPr>
        <w:t xml:space="preserve"> </w:t>
      </w:r>
      <w:r w:rsidR="00DD7475" w:rsidRPr="00092A64">
        <w:rPr>
          <w:rFonts w:ascii="Times New Roman" w:hAnsi="Times New Roman" w:cs="Times New Roman"/>
        </w:rPr>
        <w:t>GLMM</w:t>
      </w:r>
      <w:r w:rsidR="006427F1" w:rsidRPr="00092A64">
        <w:rPr>
          <w:rFonts w:ascii="Times New Roman" w:hAnsi="Times New Roman" w:cs="Times New Roman"/>
        </w:rPr>
        <w:t xml:space="preserve">s assuming </w:t>
      </w:r>
      <w:proofErr w:type="spellStart"/>
      <w:r w:rsidR="006D407C" w:rsidRPr="00092A64">
        <w:rPr>
          <w:rFonts w:ascii="Times New Roman" w:hAnsi="Times New Roman" w:cs="Times New Roman"/>
        </w:rPr>
        <w:t>i.i.d</w:t>
      </w:r>
      <w:proofErr w:type="spellEnd"/>
      <w:r w:rsidR="006D407C" w:rsidRPr="00092A64">
        <w:rPr>
          <w:rFonts w:ascii="Times New Roman" w:hAnsi="Times New Roman" w:cs="Times New Roman"/>
        </w:rPr>
        <w:t>.</w:t>
      </w:r>
      <w:r w:rsidR="006427F1" w:rsidRPr="00092A64">
        <w:rPr>
          <w:rFonts w:ascii="Times New Roman" w:hAnsi="Times New Roman" w:cs="Times New Roman"/>
        </w:rPr>
        <w:t xml:space="preserve"> Normal random effects</w:t>
      </w:r>
      <w:r w:rsidR="00DD7475" w:rsidRPr="00092A64">
        <w:rPr>
          <w:rFonts w:ascii="Times New Roman" w:hAnsi="Times New Roman" w:cs="Times New Roman"/>
        </w:rPr>
        <w:t xml:space="preserve"> suffer from model misspecification in the context of endogeneity</w:t>
      </w:r>
      <w:r w:rsidR="00F51A11" w:rsidRPr="00092A64">
        <w:rPr>
          <w:rFonts w:ascii="Times New Roman" w:hAnsi="Times New Roman" w:cs="Times New Roman"/>
        </w:rPr>
        <w:t xml:space="preserve"> arising </w:t>
      </w:r>
      <w:r w:rsidR="00DD7475" w:rsidRPr="00092A64">
        <w:rPr>
          <w:rFonts w:ascii="Times New Roman" w:hAnsi="Times New Roman" w:cs="Times New Roman"/>
        </w:rPr>
        <w:t>due to correlation between covariates and random effects</w:t>
      </w:r>
      <w:r w:rsidR="00F51A11" w:rsidRPr="00092A64">
        <w:rPr>
          <w:rFonts w:ascii="Times New Roman" w:hAnsi="Times New Roman" w:cs="Times New Roman"/>
        </w:rPr>
        <w:t>, which</w:t>
      </w:r>
      <w:r w:rsidR="00DD7475" w:rsidRPr="00092A64">
        <w:rPr>
          <w:rFonts w:ascii="Times New Roman" w:hAnsi="Times New Roman" w:cs="Times New Roman"/>
        </w:rPr>
        <w:t xml:space="preserve"> has been</w:t>
      </w:r>
      <w:r w:rsidR="00EF1143">
        <w:rPr>
          <w:rFonts w:ascii="Times New Roman" w:hAnsi="Times New Roman" w:cs="Times New Roman"/>
        </w:rPr>
        <w:t xml:space="preserve"> previously</w:t>
      </w:r>
      <w:r w:rsidR="00DD7475" w:rsidRPr="00092A64">
        <w:rPr>
          <w:rFonts w:ascii="Times New Roman" w:hAnsi="Times New Roman" w:cs="Times New Roman"/>
        </w:rPr>
        <w:t xml:space="preserve"> </w:t>
      </w:r>
      <w:r w:rsidR="00EF1143">
        <w:rPr>
          <w:rFonts w:ascii="Times New Roman" w:hAnsi="Times New Roman" w:cs="Times New Roman"/>
        </w:rPr>
        <w:t>noted in biostatistical contexts</w:t>
      </w:r>
      <w:r w:rsidR="00AD4484">
        <w:rPr>
          <w:rFonts w:ascii="Times New Roman" w:hAnsi="Times New Roman" w:cs="Times New Roman"/>
        </w:rPr>
        <w:t xml:space="preserve"> as well</w:t>
      </w:r>
      <w:r w:rsidR="008B3762" w:rsidRPr="00092A64">
        <w:rPr>
          <w:rFonts w:ascii="Times New Roman" w:hAnsi="Times New Roman" w:cs="Times New Roman"/>
        </w:rPr>
        <w:t xml:space="preserve"> </w:t>
      </w:r>
      <w:r w:rsidR="008B3762" w:rsidRPr="00092A64">
        <w:rPr>
          <w:rFonts w:ascii="Times New Roman" w:hAnsi="Times New Roman" w:cs="Times New Roman"/>
        </w:rPr>
        <w:fldChar w:fldCharType="begin"/>
      </w:r>
      <w:r w:rsidR="00AD4484">
        <w:rPr>
          <w:rFonts w:ascii="Times New Roman" w:hAnsi="Times New Roman" w:cs="Times New Roman"/>
        </w:rPr>
        <w:instrText xml:space="preserve"> ADDIN ZOTERO_ITEM CSL_CITATION {"citationID":"0S0QkJoh","properties":{"formattedCitation":"(Neuhaus and McCulloch 2006)","plainCitation":"(Neuhaus and McCulloch 2006)","noteIndex":0},"citationItems":[{"id":1803,"uris":["http://zotero.org/users/4165130/items/QTSW6UHA"],"uri":["http://zotero.org/users/4165130/items/QTSW6UHA"],"itemData":{"id":1803,"type":"article-journal","abstract":"Summary. We consider the situation where the random effects in a generalized linear mixed model may be correlated with one of the predictors, which leads to inconsistent estimators. We show that conditional maximum likelihood can eliminate this bias. Conditional likelihood leads naturally to the partitioning of the covariate into between- and within-cluster components and models that include separate terms for these components also eliminate the source of the bias. Another viewpoint that we develop is the idea that many violations of the assumptions (including correlation between the random effects and a covariate) in a generalized linear mixed model may be cast as misspecified mixing distributions. We illustrate the results with two examples and simulations.","container-title":"Journal of the Royal Statistical Society: Series B (Statistical Methodology)","DOI":"https://doi.org/10.1111/j.1467-9868.2006.00570.x","ISSN":"1467-9868","issue":"5","language":"en","note":"_eprint: https://rss.onlinelibrary.wiley.com/doi/pdf/10.1111/j.1467-9868.2006.00570.x","page":"859-872","source":"Wiley Online Library","title":"Separating between- and within-cluster covariate effects by using conditional and partitioning methods","volume":"68","author":[{"family":"Neuhaus","given":"John M."},{"family":"McCulloch","given":"Charles E."}],"issued":{"date-parts":[["2006"]]}}}],"schema":"https://github.com/citation-style-language/schema/raw/master/csl-citation.json"} </w:instrText>
      </w:r>
      <w:r w:rsidR="008B3762" w:rsidRPr="00092A64">
        <w:rPr>
          <w:rFonts w:ascii="Times New Roman" w:hAnsi="Times New Roman" w:cs="Times New Roman"/>
        </w:rPr>
        <w:fldChar w:fldCharType="separate"/>
      </w:r>
      <w:r w:rsidR="00AD4484">
        <w:rPr>
          <w:rFonts w:ascii="Times New Roman" w:hAnsi="Times New Roman" w:cs="Times New Roman"/>
          <w:noProof/>
        </w:rPr>
        <w:t>(Neuhaus and McCulloch 2006)</w:t>
      </w:r>
      <w:r w:rsidR="008B3762" w:rsidRPr="00092A64">
        <w:rPr>
          <w:rFonts w:ascii="Times New Roman" w:hAnsi="Times New Roman" w:cs="Times New Roman"/>
        </w:rPr>
        <w:fldChar w:fldCharType="end"/>
      </w:r>
      <w:r w:rsidR="00DD7475" w:rsidRPr="00092A64">
        <w:rPr>
          <w:rFonts w:ascii="Times New Roman" w:hAnsi="Times New Roman" w:cs="Times New Roman"/>
        </w:rPr>
        <w:t xml:space="preserve">. </w:t>
      </w:r>
      <w:r w:rsidR="00D60B73" w:rsidRPr="00092A64">
        <w:rPr>
          <w:rFonts w:ascii="Times New Roman" w:hAnsi="Times New Roman" w:cs="Times New Roman"/>
        </w:rPr>
        <w:t xml:space="preserve">Because endogeneity is a very general term, perhaps most often referring to omitted variable bias in causal inference settings (where the omitted variables are confounders of the </w:t>
      </w:r>
      <w:r w:rsidR="00C04BCF">
        <w:rPr>
          <w:rFonts w:ascii="Times New Roman" w:hAnsi="Times New Roman" w:cs="Times New Roman"/>
        </w:rPr>
        <w:t>“</w:t>
      </w:r>
      <w:r w:rsidR="00D60B73" w:rsidRPr="00092A64">
        <w:rPr>
          <w:rFonts w:ascii="Times New Roman" w:hAnsi="Times New Roman" w:cs="Times New Roman"/>
        </w:rPr>
        <w:t>causal</w:t>
      </w:r>
      <w:r w:rsidR="00C04BCF">
        <w:rPr>
          <w:rFonts w:ascii="Times New Roman" w:hAnsi="Times New Roman" w:cs="Times New Roman"/>
        </w:rPr>
        <w:t>”</w:t>
      </w:r>
      <w:r w:rsidR="00D60B73" w:rsidRPr="00092A64">
        <w:rPr>
          <w:rFonts w:ascii="Times New Roman" w:hAnsi="Times New Roman" w:cs="Times New Roman"/>
        </w:rPr>
        <w:t xml:space="preserve"> effect of </w:t>
      </w:r>
      <w:r w:rsidR="005317FE">
        <w:rPr>
          <w:rFonts w:ascii="Times New Roman" w:hAnsi="Times New Roman" w:cs="Times New Roman"/>
        </w:rPr>
        <w:t>an exposure of interest</w:t>
      </w:r>
      <w:r w:rsidR="00D60B73" w:rsidRPr="00092A64">
        <w:rPr>
          <w:rFonts w:ascii="Times New Roman" w:hAnsi="Times New Roman" w:cs="Times New Roman"/>
        </w:rPr>
        <w:t xml:space="preserve">), we explicitly clarify here that our use of the term endogeneity throughout this paper refers to </w:t>
      </w:r>
      <w:r w:rsidR="00964047">
        <w:rPr>
          <w:rFonts w:ascii="Times New Roman" w:hAnsi="Times New Roman" w:cs="Times New Roman"/>
        </w:rPr>
        <w:t>model misspecification</w:t>
      </w:r>
      <w:r w:rsidR="00D60B73" w:rsidRPr="00092A64">
        <w:rPr>
          <w:rFonts w:ascii="Times New Roman" w:hAnsi="Times New Roman" w:cs="Times New Roman"/>
        </w:rPr>
        <w:t xml:space="preserve"> arising from correlation between a fixed covariate and a random term in a non-causal setting.</w:t>
      </w:r>
    </w:p>
    <w:p w14:paraId="7D93CDE0" w14:textId="72A2FCF4" w:rsidR="00DD7475" w:rsidRPr="007A6550" w:rsidRDefault="00DD7475" w:rsidP="003F6589">
      <w:pPr>
        <w:pStyle w:val="BodyText"/>
        <w:spacing w:line="480" w:lineRule="auto"/>
        <w:ind w:right="1090" w:firstLine="468"/>
        <w:rPr>
          <w:rFonts w:ascii="Times New Roman" w:hAnsi="Times New Roman" w:cs="Times New Roman"/>
        </w:rPr>
      </w:pPr>
      <w:r w:rsidRPr="00092A64">
        <w:rPr>
          <w:rFonts w:ascii="Times New Roman" w:hAnsi="Times New Roman" w:cs="Times New Roman"/>
        </w:rPr>
        <w:t xml:space="preserve">Critically, when a fixed effect term is correlated with </w:t>
      </w:r>
      <w:r w:rsidR="00092A64" w:rsidRPr="00092A64">
        <w:rPr>
          <w:rFonts w:ascii="Times New Roman" w:hAnsi="Times New Roman" w:cs="Times New Roman"/>
        </w:rPr>
        <w:t>the</w:t>
      </w:r>
      <w:r w:rsidRPr="00092A64">
        <w:rPr>
          <w:rFonts w:ascii="Times New Roman" w:hAnsi="Times New Roman" w:cs="Times New Roman"/>
        </w:rPr>
        <w:t xml:space="preserve"> random effect, fixed effect parameters in the properly-specified GLMM have a conditional, rather than marginal, interpretation, even in the special case of the log-linear model with a random intercept. Moreover, some literature on this topic suggests</w:t>
      </w:r>
      <w:r w:rsidR="00900A06" w:rsidRPr="00092A64">
        <w:rPr>
          <w:rFonts w:ascii="Times New Roman" w:hAnsi="Times New Roman" w:cs="Times New Roman"/>
        </w:rPr>
        <w:t xml:space="preserve"> that</w:t>
      </w:r>
      <w:r w:rsidR="00001ECC" w:rsidRPr="00092A64">
        <w:rPr>
          <w:rFonts w:ascii="Times New Roman" w:hAnsi="Times New Roman" w:cs="Times New Roman"/>
        </w:rPr>
        <w:t xml:space="preserve">, when a standard GLMM </w:t>
      </w:r>
      <w:r w:rsidR="00900A06" w:rsidRPr="00092A64">
        <w:rPr>
          <w:rFonts w:ascii="Times New Roman" w:hAnsi="Times New Roman" w:cs="Times New Roman"/>
        </w:rPr>
        <w:t xml:space="preserve">with </w:t>
      </w:r>
      <w:proofErr w:type="spellStart"/>
      <w:r w:rsidR="00900A06" w:rsidRPr="00092A64">
        <w:rPr>
          <w:rFonts w:ascii="Times New Roman" w:hAnsi="Times New Roman" w:cs="Times New Roman"/>
        </w:rPr>
        <w:t>i.i.d</w:t>
      </w:r>
      <w:proofErr w:type="spellEnd"/>
      <w:r w:rsidR="00900A06" w:rsidRPr="00092A64">
        <w:rPr>
          <w:rFonts w:ascii="Times New Roman" w:hAnsi="Times New Roman" w:cs="Times New Roman"/>
        </w:rPr>
        <w:t>. random effects</w:t>
      </w:r>
      <w:r w:rsidR="00001ECC" w:rsidRPr="00092A64">
        <w:rPr>
          <w:rFonts w:ascii="Times New Roman" w:hAnsi="Times New Roman" w:cs="Times New Roman"/>
        </w:rPr>
        <w:t xml:space="preserve"> is </w:t>
      </w:r>
      <w:r w:rsidR="00900A06" w:rsidRPr="00092A64">
        <w:rPr>
          <w:rFonts w:ascii="Times New Roman" w:hAnsi="Times New Roman" w:cs="Times New Roman"/>
        </w:rPr>
        <w:t>erroneously specified and fit</w:t>
      </w:r>
      <w:r w:rsidR="00001ECC" w:rsidRPr="00092A64">
        <w:rPr>
          <w:rFonts w:ascii="Times New Roman" w:hAnsi="Times New Roman" w:cs="Times New Roman"/>
        </w:rPr>
        <w:t xml:space="preserve"> in the presence of</w:t>
      </w:r>
      <w:r w:rsidR="00900A06" w:rsidRPr="00092A64">
        <w:rPr>
          <w:rFonts w:ascii="Times New Roman" w:hAnsi="Times New Roman" w:cs="Times New Roman"/>
        </w:rPr>
        <w:t xml:space="preserve"> </w:t>
      </w:r>
      <w:r w:rsidR="00361889" w:rsidRPr="00092A64">
        <w:rPr>
          <w:rFonts w:ascii="Times New Roman" w:hAnsi="Times New Roman" w:cs="Times New Roman"/>
        </w:rPr>
        <w:t xml:space="preserve">this type of </w:t>
      </w:r>
      <w:r w:rsidR="00900A06" w:rsidRPr="00092A64">
        <w:rPr>
          <w:rFonts w:ascii="Times New Roman" w:hAnsi="Times New Roman" w:cs="Times New Roman"/>
        </w:rPr>
        <w:t>endogeneity,</w:t>
      </w:r>
      <w:r w:rsidRPr="00092A64">
        <w:rPr>
          <w:rFonts w:ascii="Times New Roman" w:hAnsi="Times New Roman" w:cs="Times New Roman"/>
        </w:rPr>
        <w:t xml:space="preserve"> fixed effect parameter estimates are largely insensitive to th</w:t>
      </w:r>
      <w:r w:rsidR="00900A06" w:rsidRPr="00092A64">
        <w:rPr>
          <w:rFonts w:ascii="Times New Roman" w:hAnsi="Times New Roman" w:cs="Times New Roman"/>
        </w:rPr>
        <w:t>e</w:t>
      </w:r>
      <w:r w:rsidRPr="00092A64">
        <w:rPr>
          <w:rFonts w:ascii="Times New Roman" w:hAnsi="Times New Roman" w:cs="Times New Roman"/>
        </w:rPr>
        <w:t xml:space="preserve"> model misspecification</w:t>
      </w:r>
      <w:r w:rsidR="008B3762" w:rsidRPr="00092A64">
        <w:rPr>
          <w:rFonts w:ascii="Times New Roman" w:hAnsi="Times New Roman" w:cs="Times New Roman"/>
        </w:rPr>
        <w:t xml:space="preserve"> </w:t>
      </w:r>
      <w:r w:rsidR="008B3762" w:rsidRPr="00092A64">
        <w:rPr>
          <w:rFonts w:ascii="Times New Roman" w:hAnsi="Times New Roman" w:cs="Times New Roman"/>
        </w:rPr>
        <w:fldChar w:fldCharType="begin"/>
      </w:r>
      <w:r w:rsidR="008B3762" w:rsidRPr="00092A64">
        <w:rPr>
          <w:rFonts w:ascii="Times New Roman" w:hAnsi="Times New Roman" w:cs="Times New Roman"/>
        </w:rPr>
        <w:instrText xml:space="preserve"> ADDIN ZOTERO_ITEM CSL_CITATION {"citationID":"00clFsN5","properties":{"formattedCitation":"(Neuhaus and McCulloch 2006)","plainCitation":"(Neuhaus and McCulloch 2006)","noteIndex":0},"citationItems":[{"id":1803,"uris":["http://zotero.org/users/4165130/items/QTSW6UHA"],"uri":["http://zotero.org/users/4165130/items/QTSW6UHA"],"itemData":{"id":1803,"type":"article-journal","abstract":"Summary. We consider the situation where the random effects in a generalized linear mixed model may be correlated with one of the predictors, which leads to inconsistent estimators. We show that conditional maximum likelihood can eliminate this bias. Conditional likelihood leads naturally to the partitioning of the covariate into between- and within-cluster components and models that include separate terms for these components also eliminate the source of the bias. Another viewpoint that we develop is the idea that many violations of the assumptions (including correlation between the random effects and a covariate) in a generalized linear mixed model may be cast as misspecified mixing distributions. We illustrate the results with two examples and simulations.","container-title":"Journal of the Royal Statistical Society: Series B (Statistical Methodology)","DOI":"https://doi.org/10.1111/j.1467-9868.2006.00570.x","ISSN":"1467-9868","issue":"5","language":"en","note":"_eprint: https://rss.onlinelibrary.wiley.com/doi/pdf/10.1111/j.1467-9868.2006.00570.x","page":"859-872","source":"Wiley Online Library","title":"Separating between- and within-cluster covariate effects by using conditional and partitioning methods","volume":"68","author":[{"family":"Neuhaus","given":"John M."},{"family":"McCulloch","given":"Charles E."}],"issued":{"date-parts":[["2006"]]}}}],"schema":"https://github.com/citation-style-language/schema/raw/master/csl-citation.json"} </w:instrText>
      </w:r>
      <w:r w:rsidR="008B3762" w:rsidRPr="00092A64">
        <w:rPr>
          <w:rFonts w:ascii="Times New Roman" w:hAnsi="Times New Roman" w:cs="Times New Roman"/>
        </w:rPr>
        <w:fldChar w:fldCharType="separate"/>
      </w:r>
      <w:r w:rsidR="008B3762" w:rsidRPr="00092A64">
        <w:rPr>
          <w:rFonts w:ascii="Times New Roman" w:hAnsi="Times New Roman" w:cs="Times New Roman"/>
          <w:noProof/>
        </w:rPr>
        <w:t>(Neuhaus and McCulloch 2006)</w:t>
      </w:r>
      <w:r w:rsidR="008B3762" w:rsidRPr="00092A64">
        <w:rPr>
          <w:rFonts w:ascii="Times New Roman" w:hAnsi="Times New Roman" w:cs="Times New Roman"/>
        </w:rPr>
        <w:fldChar w:fldCharType="end"/>
      </w:r>
      <w:r w:rsidR="008B3762" w:rsidRPr="00092A64">
        <w:rPr>
          <w:rFonts w:ascii="Times New Roman" w:hAnsi="Times New Roman" w:cs="Times New Roman"/>
        </w:rPr>
        <w:t xml:space="preserve">, </w:t>
      </w:r>
      <w:r w:rsidRPr="00092A64">
        <w:rPr>
          <w:rFonts w:ascii="Times New Roman" w:hAnsi="Times New Roman" w:cs="Times New Roman"/>
        </w:rPr>
        <w:t>meaning that bias of the conditional effect estimator under endogeneity is typically small.</w:t>
      </w:r>
    </w:p>
    <w:p w14:paraId="7C6F85CE" w14:textId="019AD309" w:rsidR="00DD7475" w:rsidRPr="007A6550" w:rsidRDefault="00DD7475" w:rsidP="00971415">
      <w:pPr>
        <w:pStyle w:val="BodyText"/>
        <w:spacing w:line="480" w:lineRule="auto"/>
        <w:ind w:right="1090" w:firstLine="468"/>
        <w:rPr>
          <w:rFonts w:ascii="Times New Roman" w:hAnsi="Times New Roman" w:cs="Times New Roman"/>
        </w:rPr>
      </w:pPr>
      <w:r w:rsidRPr="007A6550">
        <w:rPr>
          <w:rFonts w:ascii="Times New Roman" w:hAnsi="Times New Roman" w:cs="Times New Roman"/>
        </w:rPr>
        <w:t xml:space="preserve">While the RR estimator from the GLMM estimates the conditional association </w:t>
      </w:r>
      <w:r w:rsidRPr="007A6550">
        <w:rPr>
          <w:rFonts w:ascii="Times New Roman" w:hAnsi="Times New Roman" w:cs="Times New Roman"/>
        </w:rPr>
        <w:lastRenderedPageBreak/>
        <w:t xml:space="preserve">parameter in the presence of endogeneity, the RR estimator from the GLM estimates the marginal association. Thus, endogeneity can lead to discrepancies between the GLM and GLMM </w:t>
      </w:r>
      <w:r w:rsidR="00476109">
        <w:rPr>
          <w:rFonts w:ascii="Times New Roman" w:hAnsi="Times New Roman" w:cs="Times New Roman"/>
        </w:rPr>
        <w:t>inequity</w:t>
      </w:r>
      <w:r w:rsidRPr="007A6550">
        <w:rPr>
          <w:rFonts w:ascii="Times New Roman" w:hAnsi="Times New Roman" w:cs="Times New Roman"/>
        </w:rPr>
        <w:t xml:space="preserve"> estimates. In the following section, we describe how endogeneity can arise in health inequity models due to correlation between the offset and the random intercept.</w:t>
      </w:r>
    </w:p>
    <w:p w14:paraId="4BCD5DBA" w14:textId="63D48E77" w:rsidR="008B3762" w:rsidRPr="007A6550" w:rsidRDefault="0048158B" w:rsidP="008B3762">
      <w:pPr>
        <w:pStyle w:val="Heading2"/>
        <w:rPr>
          <w:rFonts w:cs="Times New Roman"/>
          <w:lang w:val="en-US"/>
        </w:rPr>
      </w:pPr>
      <w:r>
        <w:rPr>
          <w:rFonts w:cs="Times New Roman"/>
          <w:lang w:val="en-US"/>
        </w:rPr>
        <w:t>4</w:t>
      </w:r>
      <w:r w:rsidR="001704DE" w:rsidRPr="007A6550">
        <w:rPr>
          <w:rFonts w:cs="Times New Roman"/>
          <w:lang w:val="en-US"/>
        </w:rPr>
        <w:t xml:space="preserve">.2 </w:t>
      </w:r>
      <w:r w:rsidR="00A6481A">
        <w:rPr>
          <w:rFonts w:cs="Times New Roman"/>
          <w:lang w:val="en-US"/>
        </w:rPr>
        <w:t xml:space="preserve">Example: </w:t>
      </w:r>
      <w:r w:rsidR="008B3762" w:rsidRPr="007A6550">
        <w:rPr>
          <w:rFonts w:cs="Times New Roman"/>
          <w:lang w:val="en-US"/>
        </w:rPr>
        <w:t xml:space="preserve">Racialized </w:t>
      </w:r>
      <w:r w:rsidR="0056154B">
        <w:rPr>
          <w:rFonts w:cs="Times New Roman"/>
          <w:lang w:val="en-US"/>
        </w:rPr>
        <w:t xml:space="preserve">residential </w:t>
      </w:r>
      <w:r w:rsidR="008B3762" w:rsidRPr="007A6550">
        <w:rPr>
          <w:rFonts w:cs="Times New Roman"/>
          <w:lang w:val="en-US"/>
        </w:rPr>
        <w:t>segregation and baseline health differences</w:t>
      </w:r>
    </w:p>
    <w:p w14:paraId="1E37E470" w14:textId="6E1C02FE" w:rsidR="008B3762" w:rsidRPr="007A6550" w:rsidRDefault="00195625" w:rsidP="007A5456">
      <w:pPr>
        <w:pStyle w:val="BodyText"/>
        <w:spacing w:line="480" w:lineRule="auto"/>
        <w:ind w:right="308"/>
        <w:rPr>
          <w:rFonts w:ascii="Times New Roman" w:hAnsi="Times New Roman" w:cs="Times New Roman"/>
        </w:rPr>
      </w:pPr>
      <w:r w:rsidRPr="00195625">
        <w:rPr>
          <w:rFonts w:ascii="Times New Roman" w:hAnsi="Times New Roman" w:cs="Times New Roman"/>
        </w:rPr>
        <w:t>Here we demonstrate how the combination of racialized</w:t>
      </w:r>
      <w:r w:rsidR="002A0314">
        <w:rPr>
          <w:rFonts w:ascii="Times New Roman" w:hAnsi="Times New Roman" w:cs="Times New Roman"/>
        </w:rPr>
        <w:t xml:space="preserve"> residential</w:t>
      </w:r>
      <w:r w:rsidRPr="00195625">
        <w:rPr>
          <w:rFonts w:ascii="Times New Roman" w:hAnsi="Times New Roman" w:cs="Times New Roman"/>
        </w:rPr>
        <w:t xml:space="preserve"> segregation and higher baseline rates of disease and mortality in neighborhoods with a high proportion of</w:t>
      </w:r>
      <w:r w:rsidR="00361AFB">
        <w:rPr>
          <w:rFonts w:ascii="Times New Roman" w:hAnsi="Times New Roman" w:cs="Times New Roman"/>
        </w:rPr>
        <w:t>, say,</w:t>
      </w:r>
      <w:r w:rsidRPr="00195625">
        <w:rPr>
          <w:rFonts w:ascii="Times New Roman" w:hAnsi="Times New Roman" w:cs="Times New Roman"/>
        </w:rPr>
        <w:t xml:space="preserve"> Black residents</w:t>
      </w:r>
      <w:r w:rsidR="00361AFB">
        <w:rPr>
          <w:rFonts w:ascii="Times New Roman" w:hAnsi="Times New Roman" w:cs="Times New Roman"/>
        </w:rPr>
        <w:t>--</w:t>
      </w:r>
      <w:r w:rsidRPr="00195625">
        <w:rPr>
          <w:rFonts w:ascii="Times New Roman" w:hAnsi="Times New Roman" w:cs="Times New Roman"/>
        </w:rPr>
        <w:t xml:space="preserve"> conditions that commonly co-occur in practice</w:t>
      </w:r>
      <w:r w:rsidR="00361AFB">
        <w:rPr>
          <w:rFonts w:ascii="Times New Roman" w:hAnsi="Times New Roman" w:cs="Times New Roman"/>
        </w:rPr>
        <w:t>--</w:t>
      </w:r>
      <w:r w:rsidRPr="00195625">
        <w:rPr>
          <w:rFonts w:ascii="Times New Roman" w:hAnsi="Times New Roman" w:cs="Times New Roman"/>
        </w:rPr>
        <w:t xml:space="preserve"> induce a unique type of endogeneity, one relevant </w:t>
      </w:r>
      <w:r w:rsidR="00924700">
        <w:rPr>
          <w:rFonts w:ascii="Times New Roman" w:hAnsi="Times New Roman" w:cs="Times New Roman"/>
        </w:rPr>
        <w:t xml:space="preserve">more broadly </w:t>
      </w:r>
      <w:r w:rsidRPr="00195625">
        <w:rPr>
          <w:rFonts w:ascii="Times New Roman" w:hAnsi="Times New Roman" w:cs="Times New Roman"/>
        </w:rPr>
        <w:t xml:space="preserve">to any kind of residential segregation implicated in producing health inequities. </w:t>
      </w:r>
      <w:r w:rsidR="00CB136B" w:rsidRPr="00CB136B">
        <w:rPr>
          <w:rFonts w:ascii="Times New Roman" w:hAnsi="Times New Roman" w:cs="Times New Roman"/>
        </w:rPr>
        <w:t xml:space="preserve">In our context, the history of racialized residential segregation at the neighborhood level results in </w:t>
      </w:r>
      <w:r w:rsidR="005D5026">
        <w:rPr>
          <w:rFonts w:ascii="Times New Roman" w:hAnsi="Times New Roman" w:cs="Times New Roman"/>
        </w:rPr>
        <w:t xml:space="preserve">within-CT </w:t>
      </w:r>
      <w:r w:rsidR="00CB136B" w:rsidRPr="00CB136B">
        <w:rPr>
          <w:rFonts w:ascii="Times New Roman" w:hAnsi="Times New Roman" w:cs="Times New Roman"/>
        </w:rPr>
        <w:t xml:space="preserve">homogeneity </w:t>
      </w:r>
      <w:r w:rsidR="005D5026">
        <w:rPr>
          <w:rFonts w:ascii="Times New Roman" w:hAnsi="Times New Roman" w:cs="Times New Roman"/>
        </w:rPr>
        <w:t xml:space="preserve">of residents’ </w:t>
      </w:r>
      <w:r w:rsidR="00CB136B" w:rsidRPr="00CB136B">
        <w:rPr>
          <w:rFonts w:ascii="Times New Roman" w:hAnsi="Times New Roman" w:cs="Times New Roman"/>
        </w:rPr>
        <w:t>racial</w:t>
      </w:r>
      <w:r w:rsidR="005D5026">
        <w:rPr>
          <w:rFonts w:ascii="Times New Roman" w:hAnsi="Times New Roman" w:cs="Times New Roman"/>
        </w:rPr>
        <w:t>ized social group</w:t>
      </w:r>
      <w:r w:rsidR="00CB136B" w:rsidRPr="00CB136B">
        <w:rPr>
          <w:rFonts w:ascii="Times New Roman" w:hAnsi="Times New Roman" w:cs="Times New Roman"/>
        </w:rPr>
        <w:t xml:space="preserve"> </w:t>
      </w:r>
      <w:r w:rsidR="005D5026">
        <w:rPr>
          <w:rFonts w:ascii="Times New Roman" w:hAnsi="Times New Roman" w:cs="Times New Roman"/>
        </w:rPr>
        <w:t xml:space="preserve">membership. </w:t>
      </w:r>
      <w:r w:rsidR="00A6481A">
        <w:rPr>
          <w:rFonts w:ascii="Times New Roman" w:hAnsi="Times New Roman" w:cs="Times New Roman"/>
        </w:rPr>
        <w:t xml:space="preserve">As a result of this within-CT homogeneity, </w:t>
      </w:r>
      <w:r w:rsidR="00F34C2F" w:rsidRPr="007A6550">
        <w:rPr>
          <w:rFonts w:ascii="Times New Roman" w:hAnsi="Times New Roman" w:cs="Times New Roman"/>
        </w:rPr>
        <w:t xml:space="preserve">CT expected event counts in </w:t>
      </w:r>
      <w:r w:rsidR="004E54FC" w:rsidRPr="007A6550">
        <w:rPr>
          <w:rFonts w:ascii="Times New Roman" w:hAnsi="Times New Roman" w:cs="Times New Roman"/>
        </w:rPr>
        <w:t>Black and WNH groups</w:t>
      </w:r>
      <w:r w:rsidR="009B10D8" w:rsidRPr="007A6550">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i1</m:t>
            </m:r>
          </m:sub>
        </m:sSub>
        <m:r>
          <w:rPr>
            <w:rFonts w:ascii="Cambria Math" w:hAnsi="Cambria Math" w:cs="Times New Roman"/>
          </w:rPr>
          <m:t xml:space="preserve"> </m:t>
        </m:r>
      </m:oMath>
      <w:r w:rsidR="009B10D8" w:rsidRPr="007A6550">
        <w:rPr>
          <w:rFonts w:ascii="Times New Roman" w:hAnsi="Times New Roman" w:cs="Times New Roman"/>
        </w:rPr>
        <w:t xml:space="preserve">and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i0</m:t>
            </m:r>
          </m:sub>
        </m:sSub>
      </m:oMath>
      <w:r w:rsidR="004E54FC" w:rsidRPr="007A6550">
        <w:rPr>
          <w:rFonts w:ascii="Times New Roman" w:hAnsi="Times New Roman" w:cs="Times New Roman"/>
        </w:rPr>
        <w:t xml:space="preserve"> </w:t>
      </w:r>
      <w:r w:rsidR="009B10D8" w:rsidRPr="007A6550">
        <w:rPr>
          <w:rFonts w:ascii="Times New Roman" w:hAnsi="Times New Roman" w:cs="Times New Roman"/>
        </w:rPr>
        <w:t>respectively</w:t>
      </w:r>
      <w:r w:rsidR="00F34C2F" w:rsidRPr="007A6550">
        <w:rPr>
          <w:rFonts w:ascii="Times New Roman" w:hAnsi="Times New Roman" w:cs="Times New Roman"/>
        </w:rPr>
        <w:t>,</w:t>
      </w:r>
      <w:r w:rsidR="008B3762" w:rsidRPr="007A6550">
        <w:rPr>
          <w:rFonts w:ascii="Times New Roman" w:hAnsi="Times New Roman" w:cs="Times New Roman"/>
        </w:rPr>
        <w:t xml:space="preserve"> will be negatively correlated in the presence of racialized residential segregation, with the magnitude of the correlation reflecting the degree of CT segregation. Moreover, if </w:t>
      </w:r>
      <w:r w:rsidR="0049682D" w:rsidRPr="007A6550">
        <w:rPr>
          <w:rFonts w:ascii="Times New Roman" w:hAnsi="Times New Roman" w:cs="Times New Roman"/>
        </w:rPr>
        <w:t xml:space="preserve">Black populations </w:t>
      </w:r>
      <w:r w:rsidR="008B3762" w:rsidRPr="007A6550">
        <w:rPr>
          <w:rFonts w:ascii="Times New Roman" w:hAnsi="Times New Roman" w:cs="Times New Roman"/>
        </w:rPr>
        <w:t xml:space="preserve">comprise a small portion of the </w:t>
      </w:r>
      <w:r w:rsidR="00B65B50" w:rsidRPr="007A6550">
        <w:rPr>
          <w:rFonts w:ascii="Times New Roman" w:hAnsi="Times New Roman" w:cs="Times New Roman"/>
        </w:rPr>
        <w:t xml:space="preserve">study </w:t>
      </w:r>
      <w:r w:rsidR="008B3762" w:rsidRPr="007A6550">
        <w:rPr>
          <w:rFonts w:ascii="Times New Roman" w:hAnsi="Times New Roman" w:cs="Times New Roman"/>
        </w:rPr>
        <w:t xml:space="preserve">area’s total population and reside largely in a small number of neighborhoods, as in MA (Figure 2),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i1</m:t>
            </m:r>
          </m:sub>
        </m:sSub>
      </m:oMath>
      <w:r w:rsidR="008B3762" w:rsidRPr="007A6550">
        <w:rPr>
          <w:rFonts w:ascii="Times New Roman" w:hAnsi="Times New Roman" w:cs="Times New Roman"/>
        </w:rPr>
        <w:t xml:space="preserve"> may be very small in most neighborhoods, resulting in unstable and zero-heavy CT-level</w:t>
      </w:r>
      <w:r w:rsidR="00A6481A">
        <w:rPr>
          <w:rFonts w:ascii="Times New Roman" w:hAnsi="Times New Roman" w:cs="Times New Roman"/>
        </w:rPr>
        <w:t xml:space="preserve"> SMRs</w:t>
      </w:r>
      <w:r w:rsidR="008B3762" w:rsidRPr="007A6550">
        <w:rPr>
          <w:rFonts w:ascii="Times New Roman" w:hAnsi="Times New Roman" w:cs="Times New Roman"/>
        </w:rPr>
        <w:t xml:space="preserve"> </w:t>
      </w:r>
      <w:r w:rsidR="00902BE7" w:rsidRPr="007A6550">
        <w:rPr>
          <w:rFonts w:ascii="Times New Roman" w:hAnsi="Times New Roman" w:cs="Times New Roman"/>
        </w:rPr>
        <w:t>for Black populations</w:t>
      </w:r>
      <w:r w:rsidR="008B3762" w:rsidRPr="007A6550">
        <w:rPr>
          <w:rFonts w:ascii="Times New Roman" w:hAnsi="Times New Roman" w:cs="Times New Roman"/>
        </w:rPr>
        <w:t>.</w:t>
      </w:r>
    </w:p>
    <w:p w14:paraId="614354CF" w14:textId="15496E7E" w:rsidR="008B3762" w:rsidRPr="007A6550" w:rsidRDefault="008B3762" w:rsidP="007A5456">
      <w:pPr>
        <w:pStyle w:val="BodyText"/>
        <w:spacing w:line="480" w:lineRule="auto"/>
        <w:ind w:right="309" w:firstLine="720"/>
        <w:rPr>
          <w:rFonts w:ascii="Times New Roman" w:hAnsi="Times New Roman" w:cs="Times New Roman"/>
        </w:rPr>
      </w:pPr>
      <w:r w:rsidRPr="007A6550">
        <w:rPr>
          <w:rFonts w:ascii="Times New Roman" w:hAnsi="Times New Roman" w:cs="Times New Roman"/>
        </w:rPr>
        <w:t xml:space="preserve">In the US, </w:t>
      </w:r>
      <w:r w:rsidR="00361AFB">
        <w:rPr>
          <w:rFonts w:ascii="Times New Roman" w:hAnsi="Times New Roman" w:cs="Times New Roman"/>
        </w:rPr>
        <w:t xml:space="preserve">adverse </w:t>
      </w:r>
      <w:r w:rsidRPr="007A6550">
        <w:rPr>
          <w:rFonts w:ascii="Times New Roman" w:hAnsi="Times New Roman" w:cs="Times New Roman"/>
        </w:rPr>
        <w:t xml:space="preserve">racialized residential segregation is often accompanied by the residents’ greater exposure to community disinvestment </w:t>
      </w:r>
      <w:r w:rsidR="00D15EEC" w:rsidRPr="007A6550">
        <w:rPr>
          <w:rFonts w:ascii="Times New Roman" w:hAnsi="Times New Roman" w:cs="Times New Roman"/>
        </w:rPr>
        <w:t xml:space="preserve">and environmental </w:t>
      </w:r>
      <w:r w:rsidR="000D5210" w:rsidRPr="007A6550">
        <w:rPr>
          <w:rFonts w:ascii="Times New Roman" w:hAnsi="Times New Roman" w:cs="Times New Roman"/>
        </w:rPr>
        <w:t xml:space="preserve">hazards, </w:t>
      </w:r>
      <w:r w:rsidRPr="007A6550">
        <w:rPr>
          <w:rFonts w:ascii="Times New Roman" w:hAnsi="Times New Roman" w:cs="Times New Roman"/>
        </w:rPr>
        <w:t xml:space="preserve">as well as household- and individual-level exposures to racial discrimination and economic deprivation, together potentially increasing risk of poor health status among all persons living in this </w:t>
      </w:r>
      <w:r w:rsidRPr="007A6550">
        <w:rPr>
          <w:rFonts w:ascii="Times New Roman" w:hAnsi="Times New Roman" w:cs="Times New Roman"/>
        </w:rPr>
        <w:lastRenderedPageBreak/>
        <w:t xml:space="preserve">neighborhood </w:t>
      </w:r>
      <w:r w:rsidRPr="007A6550">
        <w:rPr>
          <w:rFonts w:ascii="Times New Roman" w:hAnsi="Times New Roman" w:cs="Times New Roman"/>
        </w:rPr>
        <w:fldChar w:fldCharType="begin"/>
      </w:r>
      <w:r w:rsidRPr="007A6550">
        <w:rPr>
          <w:rFonts w:ascii="Times New Roman" w:hAnsi="Times New Roman" w:cs="Times New Roman"/>
        </w:rPr>
        <w:instrText xml:space="preserve"> ADDIN ZOTERO_ITEM CSL_CITATION {"citationID":"izTisPNB","properties":{"formattedCitation":"(Duncan and Kawachi 2018; Roux and Mair 2010)","plainCitation":"(Duncan and Kawachi 2018; Roux and Mair 2010)","noteIndex":0},"citationItems":[{"id":1947,"uris":["http://zotero.org/users/4165130/items/5U9SSUML"],"uri":["http://zotero.org/users/4165130/items/5U9SSUML"],"itemData":{"id":1947,"type":"book","publisher":"Oxford University Press Oxford, UK:","source":"Google Scholar","title":"Neighborhoods and health","author":[{"family":"Duncan","given":"Dustin T."},{"family":"Kawachi","given":"Ichiro"}],"issued":{"date-parts":[["2018"]]}}},{"id":1949,"uris":["http://zotero.org/users/4165130/items/WI8JI2LK"],"uri":["http://zotero.org/users/4165130/items/WI8JI2LK"],"itemData":{"id":1949,"type":"article-journal","abstract":"Features of neighborhoods or residential environments may affect health and contribute to social and race/ethnic inequalities in health. The study of neighborhood health effects has grown exponentially over the past 15 years. This chapter summarizes key work in this area with a particular focus on chronic disease outcomes (specifically obesity and related risk factors) and mental health (specifically depression and depressive symptoms). Empirical work is classified into two main eras: studies that use census proxies and studies that directly measure neighborhood attributes using a variety of approaches. Key conceptual and methodological challenges in studying neighborhood health effects are reviewed. Existing gaps in knowledge and promising new directions in the field are highlighted.","container-title":"Annals of the New York Academy of Sciences","DOI":"https://doi.org/10.1111/j.1749-6632.2009.05333.x","ISSN":"1749-6632","issue":"1","language":"en","note":"_eprint: https://nyaspubs.onlinelibrary.wiley.com/doi/pdf/10.1111/j.1749-6632.2009.05333.x","page":"125-145","source":"Wiley Online Library","title":"Neighborhoods and health","volume":"1186","author":[{"family":"Roux","given":"Ana V. Diez"},{"family":"Mair","given":"Christina"}],"issued":{"date-parts":[["2010"]]}}}],"schema":"https://github.com/citation-style-language/schema/raw/master/csl-citation.json"} </w:instrText>
      </w:r>
      <w:r w:rsidRPr="007A6550">
        <w:rPr>
          <w:rFonts w:ascii="Times New Roman" w:hAnsi="Times New Roman" w:cs="Times New Roman"/>
        </w:rPr>
        <w:fldChar w:fldCharType="separate"/>
      </w:r>
      <w:r w:rsidRPr="007A6550">
        <w:rPr>
          <w:rFonts w:ascii="Times New Roman" w:hAnsi="Times New Roman" w:cs="Times New Roman"/>
          <w:noProof/>
        </w:rPr>
        <w:t>(Duncan and Kawachi 2018; Roux and Mair 2010)</w:t>
      </w:r>
      <w:r w:rsidRPr="007A6550">
        <w:rPr>
          <w:rFonts w:ascii="Times New Roman" w:hAnsi="Times New Roman" w:cs="Times New Roman"/>
        </w:rPr>
        <w:fldChar w:fldCharType="end"/>
      </w:r>
      <w:r w:rsidRPr="007A6550">
        <w:rPr>
          <w:rFonts w:ascii="Times New Roman" w:hAnsi="Times New Roman" w:cs="Times New Roman"/>
        </w:rPr>
        <w:t xml:space="preserve">. </w:t>
      </w:r>
      <w:r w:rsidR="00C57369" w:rsidRPr="00C57369">
        <w:rPr>
          <w:rFonts w:ascii="Times New Roman" w:hAnsi="Times New Roman" w:cs="Times New Roman"/>
        </w:rPr>
        <w:t>The converse is that exclusionary racialized residential segregation, to protect privilege, adds to the health advantages of these areas’ residents</w:t>
      </w:r>
      <w:r w:rsidR="00C57369">
        <w:rPr>
          <w:rFonts w:ascii="Times New Roman" w:hAnsi="Times New Roman" w:cs="Times New Roman"/>
        </w:rPr>
        <w:t xml:space="preserve"> </w:t>
      </w:r>
      <w:r w:rsidR="00C57369">
        <w:rPr>
          <w:rFonts w:ascii="Times New Roman" w:hAnsi="Times New Roman" w:cs="Times New Roman"/>
        </w:rPr>
        <w:fldChar w:fldCharType="begin"/>
      </w:r>
      <w:r w:rsidR="00C57369">
        <w:rPr>
          <w:rFonts w:ascii="Times New Roman" w:hAnsi="Times New Roman" w:cs="Times New Roman"/>
        </w:rPr>
        <w:instrText xml:space="preserve"> ADDIN ZOTERO_ITEM CSL_CITATION {"citationID":"v615Orlm","properties":{"formattedCitation":"(Duncan and Kawachi 2018; Roux and Mair 2010)","plainCitation":"(Duncan and Kawachi 2018; Roux and Mair 2010)","noteIndex":0},"citationItems":[{"id":1947,"uris":["http://zotero.org/users/4165130/items/5U9SSUML"],"uri":["http://zotero.org/users/4165130/items/5U9SSUML"],"itemData":{"id":1947,"type":"book","publisher":"Oxford University Press Oxford, UK:","source":"Google Scholar","title":"Neighborhoods and health","author":[{"family":"Duncan","given":"Dustin T."},{"family":"Kawachi","given":"Ichiro"}],"issued":{"date-parts":[["2018"]]}}},{"id":1949,"uris":["http://zotero.org/users/4165130/items/WI8JI2LK"],"uri":["http://zotero.org/users/4165130/items/WI8JI2LK"],"itemData":{"id":1949,"type":"article-journal","abstract":"Features of neighborhoods or residential environments may affect health and contribute to social and race/ethnic inequalities in health. The study of neighborhood health effects has grown exponentially over the past 15 years. This chapter summarizes key work in this area with a particular focus on chronic disease outcomes (specifically obesity and related risk factors) and mental health (specifically depression and depressive symptoms). Empirical work is classified into two main eras: studies that use census proxies and studies that directly measure neighborhood attributes using a variety of approaches. Key conceptual and methodological challenges in studying neighborhood health effects are reviewed. Existing gaps in knowledge and promising new directions in the field are highlighted.","container-title":"Annals of the New York Academy of Sciences","DOI":"https://doi.org/10.1111/j.1749-6632.2009.05333.x","ISSN":"1749-6632","issue":"1","language":"en","note":"_eprint: https://nyaspubs.onlinelibrary.wiley.com/doi/pdf/10.1111/j.1749-6632.2009.05333.x","page":"125-145","source":"Wiley Online Library","title":"Neighborhoods and health","volume":"1186","author":[{"family":"Roux","given":"Ana V. Diez"},{"family":"Mair","given":"Christina"}],"issued":{"date-parts":[["2010"]]}}}],"schema":"https://github.com/citation-style-language/schema/raw/master/csl-citation.json"} </w:instrText>
      </w:r>
      <w:r w:rsidR="00C57369">
        <w:rPr>
          <w:rFonts w:ascii="Times New Roman" w:hAnsi="Times New Roman" w:cs="Times New Roman"/>
        </w:rPr>
        <w:fldChar w:fldCharType="separate"/>
      </w:r>
      <w:r w:rsidR="00C57369">
        <w:rPr>
          <w:rFonts w:ascii="Times New Roman" w:hAnsi="Times New Roman" w:cs="Times New Roman"/>
          <w:noProof/>
        </w:rPr>
        <w:t>(Duncan and Kawachi 2018; Roux and Mair 2010)</w:t>
      </w:r>
      <w:r w:rsidR="00C57369">
        <w:rPr>
          <w:rFonts w:ascii="Times New Roman" w:hAnsi="Times New Roman" w:cs="Times New Roman"/>
        </w:rPr>
        <w:fldChar w:fldCharType="end"/>
      </w:r>
      <w:r w:rsidR="00C57369">
        <w:rPr>
          <w:rFonts w:ascii="Times New Roman" w:hAnsi="Times New Roman" w:cs="Times New Roman"/>
        </w:rPr>
        <w:t xml:space="preserve">. </w:t>
      </w:r>
      <w:r w:rsidRPr="007A6550">
        <w:rPr>
          <w:rFonts w:ascii="Times New Roman" w:hAnsi="Times New Roman" w:cs="Times New Roman"/>
        </w:rPr>
        <w:t>The higher baseline rates of the health outcome of interest in neighborhoods whose residents are predominantly people of color</w:t>
      </w:r>
      <w:r w:rsidR="009B10D8" w:rsidRPr="007A6550">
        <w:rPr>
          <w:rFonts w:ascii="Times New Roman" w:hAnsi="Times New Roman" w:cs="Times New Roman"/>
        </w:rPr>
        <w:t xml:space="preserve">-- </w:t>
      </w:r>
      <w:r w:rsidRPr="007A6550">
        <w:rPr>
          <w:rFonts w:ascii="Times New Roman" w:hAnsi="Times New Roman" w:cs="Times New Roman"/>
        </w:rPr>
        <w:t>in our example, Black</w:t>
      </w:r>
      <w:r w:rsidR="009B10D8" w:rsidRPr="007A6550">
        <w:rPr>
          <w:rFonts w:ascii="Times New Roman" w:hAnsi="Times New Roman" w:cs="Times New Roman"/>
        </w:rPr>
        <w:t>--</w:t>
      </w:r>
      <w:r w:rsidRPr="007A6550">
        <w:rPr>
          <w:rFonts w:ascii="Times New Roman" w:hAnsi="Times New Roman" w:cs="Times New Roman"/>
        </w:rPr>
        <w:t xml:space="preserve"> can be considered in the context of a GLMM-type data generating mechanism </w:t>
      </w:r>
      <w:r w:rsidR="009B10D8" w:rsidRPr="007A6550">
        <w:rPr>
          <w:rFonts w:ascii="Times New Roman" w:hAnsi="Times New Roman" w:cs="Times New Roman"/>
        </w:rPr>
        <w:t xml:space="preserve">(equation 2) </w:t>
      </w:r>
      <w:r w:rsidRPr="007A6550">
        <w:rPr>
          <w:rFonts w:ascii="Times New Roman" w:hAnsi="Times New Roman" w:cs="Times New Roman"/>
        </w:rPr>
        <w:t>as higher values of the random effect,</w:t>
      </w:r>
      <w:r w:rsidR="00443A3A" w:rsidRPr="007A6550">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i</m:t>
            </m:r>
          </m:sub>
        </m:sSub>
      </m:oMath>
      <w:r w:rsidRPr="007A6550">
        <w:rPr>
          <w:rFonts w:ascii="Times New Roman" w:hAnsi="Times New Roman" w:cs="Times New Roman"/>
        </w:rPr>
        <w:t xml:space="preserve">, </w:t>
      </w:r>
      <w:r w:rsidR="009B10D8" w:rsidRPr="007A6550">
        <w:rPr>
          <w:rFonts w:ascii="Times New Roman" w:hAnsi="Times New Roman" w:cs="Times New Roman"/>
        </w:rPr>
        <w:t xml:space="preserve">occurring </w:t>
      </w:r>
      <w:r w:rsidRPr="007A6550">
        <w:rPr>
          <w:rFonts w:ascii="Times New Roman" w:hAnsi="Times New Roman" w:cs="Times New Roman"/>
        </w:rPr>
        <w:t>in CT</w:t>
      </w:r>
      <w:r w:rsidRPr="007A6550">
        <w:rPr>
          <w:rFonts w:ascii="Times New Roman" w:hAnsi="Times New Roman" w:cs="Times New Roman"/>
          <w:i/>
        </w:rPr>
        <w:t xml:space="preserve"> </w:t>
      </w:r>
      <w:r w:rsidRPr="007A6550">
        <w:rPr>
          <w:rFonts w:ascii="Times New Roman" w:hAnsi="Times New Roman" w:cs="Times New Roman"/>
        </w:rPr>
        <w:t>with high Black population size/expected count</w:t>
      </w:r>
      <w:r w:rsidR="009B10D8" w:rsidRPr="007A6550">
        <w:rPr>
          <w:rFonts w:ascii="Times New Roman" w:hAnsi="Times New Roman" w:cs="Times New Roman"/>
        </w:rPr>
        <w:t>s</w:t>
      </w:r>
      <w:r w:rsidRPr="007A6550">
        <w:rPr>
          <w:rFonts w:ascii="Times New Roman" w:hAnsi="Times New Roman" w:cs="Times New Roman"/>
        </w:rPr>
        <w:t>,</w:t>
      </w:r>
      <w:r w:rsidR="00E26928" w:rsidRPr="007A6550">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i1</m:t>
            </m:r>
          </m:sub>
        </m:sSub>
      </m:oMath>
      <w:r w:rsidRPr="007A6550">
        <w:rPr>
          <w:rFonts w:ascii="Times New Roman" w:hAnsi="Times New Roman" w:cs="Times New Roman"/>
        </w:rPr>
        <w:t>. This leads to a setting in which</w:t>
      </w:r>
      <w:r w:rsidR="00E26928" w:rsidRPr="007A6550">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i</m:t>
            </m:r>
          </m:sub>
        </m:sSub>
      </m:oMath>
      <w:r w:rsidR="00E26928" w:rsidRPr="007A6550">
        <w:rPr>
          <w:rFonts w:ascii="Times New Roman" w:hAnsi="Times New Roman" w:cs="Times New Roman"/>
        </w:rPr>
        <w:t xml:space="preserve"> </w:t>
      </w:r>
      <w:r w:rsidRPr="007A6550">
        <w:rPr>
          <w:rFonts w:ascii="Times New Roman" w:hAnsi="Times New Roman" w:cs="Times New Roman"/>
        </w:rPr>
        <w:t>is positively correlated with</w:t>
      </w:r>
      <w:r w:rsidR="00E26928" w:rsidRPr="007A6550">
        <w:rPr>
          <w:rFonts w:ascii="Times New Roman" w:hAnsi="Times New Roman" w:cs="Times New Roman"/>
          <w:i/>
        </w:rPr>
        <w:t xml:space="preserve">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i1</m:t>
            </m:r>
          </m:sub>
        </m:sSub>
      </m:oMath>
      <w:r w:rsidRPr="007A6550">
        <w:rPr>
          <w:rFonts w:ascii="Times New Roman" w:hAnsi="Times New Roman" w:cs="Times New Roman"/>
        </w:rPr>
        <w:t xml:space="preserve"> and negatively correlated with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i0</m:t>
            </m:r>
          </m:sub>
        </m:sSub>
      </m:oMath>
      <w:r w:rsidR="0050428E" w:rsidRPr="007A6550">
        <w:rPr>
          <w:rFonts w:ascii="Times New Roman" w:hAnsi="Times New Roman" w:cs="Times New Roman"/>
        </w:rPr>
        <w:t>—</w:t>
      </w:r>
      <w:r w:rsidR="0096345B">
        <w:rPr>
          <w:rFonts w:ascii="Times New Roman" w:hAnsi="Times New Roman" w:cs="Times New Roman"/>
        </w:rPr>
        <w:t>endogeneity</w:t>
      </w:r>
      <w:r w:rsidR="0050428E" w:rsidRPr="007A6550">
        <w:rPr>
          <w:rFonts w:ascii="Times New Roman" w:hAnsi="Times New Roman" w:cs="Times New Roman"/>
        </w:rPr>
        <w:t xml:space="preserve"> arising from correlation between a random effect and </w:t>
      </w:r>
      <w:r w:rsidR="00A6481A">
        <w:rPr>
          <w:rFonts w:ascii="Times New Roman" w:hAnsi="Times New Roman" w:cs="Times New Roman"/>
        </w:rPr>
        <w:t>the</w:t>
      </w:r>
      <w:r w:rsidR="0050428E" w:rsidRPr="007A6550">
        <w:rPr>
          <w:rFonts w:ascii="Times New Roman" w:hAnsi="Times New Roman" w:cs="Times New Roman"/>
        </w:rPr>
        <w:t xml:space="preserve"> fixed </w:t>
      </w:r>
      <w:r w:rsidR="0050428E" w:rsidRPr="007A6550">
        <w:rPr>
          <w:rFonts w:ascii="Times New Roman" w:hAnsi="Times New Roman" w:cs="Times New Roman"/>
          <w:i/>
        </w:rPr>
        <w:t>offset</w:t>
      </w:r>
      <w:r w:rsidR="00A6481A">
        <w:rPr>
          <w:rFonts w:ascii="Times New Roman" w:hAnsi="Times New Roman" w:cs="Times New Roman"/>
          <w:i/>
        </w:rPr>
        <w:t xml:space="preserve"> </w:t>
      </w:r>
      <w:r w:rsidR="00A6481A">
        <w:rPr>
          <w:rFonts w:ascii="Times New Roman" w:hAnsi="Times New Roman" w:cs="Times New Roman"/>
          <w:iCs/>
        </w:rPr>
        <w:t>in our model</w:t>
      </w:r>
      <w:r w:rsidR="00FC3380">
        <w:rPr>
          <w:rFonts w:ascii="Times New Roman" w:hAnsi="Times New Roman" w:cs="Times New Roman"/>
        </w:rPr>
        <w:t xml:space="preserve">, which we refer to as “offset endogeneity”. </w:t>
      </w:r>
      <w:r w:rsidR="0050428E" w:rsidRPr="007A6550">
        <w:rPr>
          <w:rFonts w:ascii="Times New Roman" w:hAnsi="Times New Roman" w:cs="Times New Roman"/>
        </w:rPr>
        <w:t>Although the offset is in essence just a special type of fixed covariate</w:t>
      </w:r>
      <w:r w:rsidR="0052012C">
        <w:rPr>
          <w:rFonts w:ascii="Times New Roman" w:hAnsi="Times New Roman" w:cs="Times New Roman"/>
        </w:rPr>
        <w:t xml:space="preserve"> (one in which the regression coefficient is fixed at 1)</w:t>
      </w:r>
      <w:r w:rsidR="0050428E" w:rsidRPr="007A6550">
        <w:rPr>
          <w:rFonts w:ascii="Times New Roman" w:hAnsi="Times New Roman" w:cs="Times New Roman"/>
        </w:rPr>
        <w:t xml:space="preserve">, to our knowledge it has never before been identified as a source of endogeneity. </w:t>
      </w:r>
      <w:r w:rsidRPr="007A6550">
        <w:rPr>
          <w:rFonts w:ascii="Times New Roman" w:hAnsi="Times New Roman" w:cs="Times New Roman"/>
        </w:rPr>
        <w:t>Note that, in this scenario,</w:t>
      </w:r>
      <w:r w:rsidR="00E26928" w:rsidRPr="007A6550">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i</m:t>
            </m:r>
          </m:sub>
        </m:sSub>
      </m:oMath>
      <w:r w:rsidR="00E26928" w:rsidRPr="007A6550">
        <w:rPr>
          <w:rFonts w:ascii="Times New Roman" w:hAnsi="Times New Roman" w:cs="Times New Roman"/>
        </w:rPr>
        <w:t xml:space="preserve"> </w:t>
      </w:r>
      <w:r w:rsidRPr="007A6550">
        <w:rPr>
          <w:rFonts w:ascii="Times New Roman" w:hAnsi="Times New Roman" w:cs="Times New Roman"/>
        </w:rPr>
        <w:t xml:space="preserve">has no association with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ij</m:t>
            </m:r>
          </m:sub>
        </m:sSub>
      </m:oMath>
      <w:r w:rsidRPr="007A6550">
        <w:rPr>
          <w:rFonts w:ascii="Times New Roman" w:hAnsi="Times New Roman" w:cs="Times New Roman"/>
        </w:rPr>
        <w:t>, since each CT,</w:t>
      </w:r>
      <w:r w:rsidR="00E26928" w:rsidRPr="007A6550">
        <w:rPr>
          <w:rFonts w:ascii="Times New Roman" w:hAnsi="Times New Roman" w:cs="Times New Roman"/>
        </w:rPr>
        <w:t xml:space="preserve"> </w:t>
      </w:r>
      <m:oMath>
        <m:r>
          <w:rPr>
            <w:rFonts w:ascii="Cambria Math" w:hAnsi="Cambria Math" w:cs="Times New Roman"/>
          </w:rPr>
          <m:t>i</m:t>
        </m:r>
      </m:oMath>
      <w:r w:rsidRPr="007A6550">
        <w:rPr>
          <w:rFonts w:ascii="Times New Roman" w:hAnsi="Times New Roman" w:cs="Times New Roman"/>
        </w:rPr>
        <w:t>, has exactly one count with</w:t>
      </w:r>
      <w:r w:rsidR="009447A6" w:rsidRPr="007A6550">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ij</m:t>
            </m:r>
          </m:sub>
        </m:sSub>
        <m:r>
          <w:rPr>
            <w:rFonts w:ascii="Cambria Math" w:hAnsi="Cambria Math" w:cs="Times New Roman"/>
          </w:rPr>
          <m:t>=1</m:t>
        </m:r>
      </m:oMath>
      <w:r w:rsidR="009447A6" w:rsidRPr="007A6550">
        <w:rPr>
          <w:rFonts w:ascii="Times New Roman" w:hAnsi="Times New Roman" w:cs="Times New Roman"/>
        </w:rPr>
        <w:t xml:space="preserve"> </w:t>
      </w:r>
      <w:r w:rsidRPr="007A6550">
        <w:rPr>
          <w:rFonts w:ascii="Times New Roman" w:hAnsi="Times New Roman" w:cs="Times New Roman"/>
        </w:rPr>
        <w:t>and one with</w:t>
      </w:r>
      <w:r w:rsidR="009447A6" w:rsidRPr="007A6550">
        <w:rPr>
          <w:rFonts w:ascii="Times New Roman" w:hAnsi="Times New Roman" w:cs="Times New Roman"/>
          <w:i/>
        </w:rPr>
        <w:t xml:space="preserve">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ij</m:t>
            </m:r>
          </m:sub>
        </m:sSub>
        <m:r>
          <w:rPr>
            <w:rFonts w:ascii="Cambria Math" w:hAnsi="Cambria Math" w:cs="Times New Roman"/>
          </w:rPr>
          <m:t>=0</m:t>
        </m:r>
      </m:oMath>
      <w:r w:rsidR="009447A6" w:rsidRPr="007A6550">
        <w:rPr>
          <w:rFonts w:ascii="Times New Roman" w:hAnsi="Times New Roman" w:cs="Times New Roman"/>
          <w:i/>
        </w:rPr>
        <w:t xml:space="preserve"> </w:t>
      </w:r>
      <w:r w:rsidRPr="007A6550">
        <w:rPr>
          <w:rFonts w:ascii="Times New Roman" w:hAnsi="Times New Roman" w:cs="Times New Roman"/>
        </w:rPr>
        <w:t xml:space="preserve">by design. Nonetheless, the </w:t>
      </w:r>
      <w:r w:rsidR="00DF1C53">
        <w:rPr>
          <w:rFonts w:ascii="Times New Roman" w:hAnsi="Times New Roman" w:cs="Times New Roman"/>
        </w:rPr>
        <w:t xml:space="preserve">offset </w:t>
      </w:r>
      <w:r w:rsidRPr="007A6550">
        <w:rPr>
          <w:rFonts w:ascii="Times New Roman" w:hAnsi="Times New Roman" w:cs="Times New Roman"/>
        </w:rPr>
        <w:t xml:space="preserve">endogeneity introduced by the correlation between </w:t>
      </w: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i</m:t>
            </m:r>
          </m:sub>
        </m:sSub>
      </m:oMath>
      <w:r w:rsidR="009447A6" w:rsidRPr="007A6550">
        <w:rPr>
          <w:rFonts w:ascii="Times New Roman" w:hAnsi="Times New Roman" w:cs="Times New Roman"/>
        </w:rPr>
        <w:t xml:space="preserve"> </w:t>
      </w:r>
      <w:r w:rsidRPr="007A6550">
        <w:rPr>
          <w:rFonts w:ascii="Times New Roman" w:hAnsi="Times New Roman" w:cs="Times New Roman"/>
        </w:rPr>
        <w:t xml:space="preserve">and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i1</m:t>
            </m:r>
          </m:sub>
        </m:sSub>
      </m:oMath>
      <w:r w:rsidR="009447A6" w:rsidRPr="007A6550">
        <w:rPr>
          <w:rFonts w:ascii="Times New Roman" w:hAnsi="Times New Roman" w:cs="Times New Roman"/>
        </w:rPr>
        <w:t xml:space="preserve"> </w:t>
      </w:r>
      <w:r w:rsidRPr="007A6550">
        <w:rPr>
          <w:rFonts w:ascii="Times New Roman" w:hAnsi="Times New Roman" w:cs="Times New Roman"/>
        </w:rPr>
        <w:t>(and</w:t>
      </w:r>
      <w:r w:rsidR="009447A6" w:rsidRPr="007A6550">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i0</m:t>
            </m:r>
          </m:sub>
        </m:sSub>
      </m:oMath>
      <w:r w:rsidRPr="007A6550">
        <w:rPr>
          <w:rFonts w:ascii="Times New Roman" w:hAnsi="Times New Roman" w:cs="Times New Roman"/>
        </w:rPr>
        <w:t xml:space="preserve">) creates a scenario in which the marginal and conditional associations between </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ij</m:t>
            </m:r>
          </m:sub>
        </m:sSub>
      </m:oMath>
      <w:r w:rsidR="009447A6" w:rsidRPr="007A6550">
        <w:rPr>
          <w:rFonts w:ascii="Times New Roman" w:hAnsi="Times New Roman" w:cs="Times New Roman"/>
        </w:rPr>
        <w:t xml:space="preserve"> </w:t>
      </w:r>
      <w:r w:rsidRPr="007A6550">
        <w:rPr>
          <w:rFonts w:ascii="Times New Roman" w:hAnsi="Times New Roman" w:cs="Times New Roman"/>
        </w:rPr>
        <w:t xml:space="preserve">and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ij</m:t>
            </m:r>
          </m:sub>
        </m:sSub>
      </m:oMath>
      <w:r w:rsidR="009447A6" w:rsidRPr="007A6550">
        <w:rPr>
          <w:rFonts w:ascii="Times New Roman" w:hAnsi="Times New Roman" w:cs="Times New Roman"/>
        </w:rPr>
        <w:t xml:space="preserve"> </w:t>
      </w:r>
      <w:r w:rsidRPr="007A6550">
        <w:rPr>
          <w:rFonts w:ascii="Times New Roman" w:hAnsi="Times New Roman" w:cs="Times New Roman"/>
        </w:rPr>
        <w:t xml:space="preserve">differ, and the </w:t>
      </w:r>
      <w:r w:rsidR="0096345B">
        <w:rPr>
          <w:rFonts w:ascii="Times New Roman" w:hAnsi="Times New Roman" w:cs="Times New Roman"/>
        </w:rPr>
        <w:t xml:space="preserve">RR parameters from a </w:t>
      </w:r>
      <w:r w:rsidRPr="007A6550">
        <w:rPr>
          <w:rFonts w:ascii="Times New Roman" w:hAnsi="Times New Roman" w:cs="Times New Roman"/>
        </w:rPr>
        <w:t>GLM and GLMM diverge, even for a model with log link.</w:t>
      </w:r>
    </w:p>
    <w:p w14:paraId="493E6DAF" w14:textId="7BFD600A" w:rsidR="00F970FE" w:rsidRPr="007A6550" w:rsidRDefault="009447A6" w:rsidP="007A5456">
      <w:pPr>
        <w:pStyle w:val="BodyText"/>
        <w:spacing w:line="480" w:lineRule="auto"/>
        <w:ind w:right="309" w:firstLine="720"/>
        <w:rPr>
          <w:rFonts w:ascii="Times New Roman" w:hAnsi="Times New Roman" w:cs="Times New Roman"/>
        </w:rPr>
      </w:pPr>
      <w:r w:rsidRPr="007A6550">
        <w:rPr>
          <w:rFonts w:ascii="Times New Roman" w:hAnsi="Times New Roman" w:cs="Times New Roman"/>
        </w:rPr>
        <w:t xml:space="preserve">Further insight into this phenomenon can be obtained by deriving the closed form estimators of the coefficients in the Poisson GLM and a simplified analogue of the Poisson GLMM. First, note that the GLM we specified is a saturated model, so that the estimator of </w:t>
      </w:r>
      <m:oMath>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1</m:t>
            </m:r>
          </m:sub>
        </m:sSub>
      </m:oMath>
      <w:r w:rsidRPr="007A6550">
        <w:rPr>
          <w:rFonts w:ascii="Times New Roman" w:hAnsi="Times New Roman" w:cs="Times New Roman"/>
        </w:rPr>
        <w:t xml:space="preserve"> when using a Poisson distribution takes the form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8"/>
        <w:gridCol w:w="6750"/>
        <w:gridCol w:w="990"/>
      </w:tblGrid>
      <w:tr w:rsidR="00F970FE" w:rsidRPr="007A6550" w14:paraId="048AFBFF" w14:textId="77777777" w:rsidTr="007A5456">
        <w:tc>
          <w:tcPr>
            <w:tcW w:w="918" w:type="dxa"/>
          </w:tcPr>
          <w:p w14:paraId="7B029BA0" w14:textId="77777777" w:rsidR="00F970FE" w:rsidRPr="007A6550" w:rsidRDefault="00F970FE" w:rsidP="007A5456">
            <w:pPr>
              <w:pStyle w:val="BodyText"/>
              <w:spacing w:line="480" w:lineRule="auto"/>
              <w:rPr>
                <w:rFonts w:ascii="Times New Roman" w:hAnsi="Times New Roman" w:cs="Times New Roman"/>
              </w:rPr>
            </w:pPr>
          </w:p>
        </w:tc>
        <w:tc>
          <w:tcPr>
            <w:tcW w:w="6750" w:type="dxa"/>
            <w:vAlign w:val="center"/>
          </w:tcPr>
          <w:p w14:paraId="2E194D26" w14:textId="4E03FAF1" w:rsidR="00F970FE" w:rsidRPr="007A6550" w:rsidRDefault="00FE7D33" w:rsidP="007A5456">
            <w:pPr>
              <w:pStyle w:val="BodyText"/>
              <w:spacing w:line="480" w:lineRule="auto"/>
              <w:rPr>
                <w:rFonts w:ascii="Times New Roman" w:hAnsi="Times New Roman" w:cs="Times New Roman"/>
              </w:rPr>
            </w:pPr>
            <m:oMathPara>
              <m:oMath>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α</m:t>
                        </m:r>
                      </m:e>
                    </m:acc>
                  </m:e>
                  <m:sub>
                    <m:r>
                      <w:rPr>
                        <w:rFonts w:ascii="Cambria Math" w:hAnsi="Cambria Math" w:cs="Times New Roman"/>
                      </w:rPr>
                      <m:t>1</m:t>
                    </m:r>
                  </m:sub>
                </m:sSub>
                <m:r>
                  <w:rPr>
                    <w:rFonts w:ascii="Cambria Math" w:hAnsi="Cambria Math" w:cs="Times New Roman"/>
                  </w:rPr>
                  <m:t>=</m:t>
                </m:r>
                <m:func>
                  <m:funcPr>
                    <m:ctrlPr>
                      <w:rPr>
                        <w:rFonts w:ascii="Cambria Math" w:hAnsi="Cambria Math" w:cs="Times New Roman"/>
                        <w:i/>
                      </w:rPr>
                    </m:ctrlPr>
                  </m:funcPr>
                  <m:fName>
                    <m:r>
                      <m:rPr>
                        <m:sty m:val="p"/>
                      </m:rPr>
                      <w:rPr>
                        <w:rFonts w:ascii="Cambria Math" w:hAnsi="Cambria Math" w:cs="Times New Roman"/>
                      </w:rPr>
                      <m:t>log</m:t>
                    </m:r>
                  </m:fName>
                  <m:e>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m:t>
                            </m:r>
                            <m:nary>
                              <m:naryPr>
                                <m:chr m:val="∑"/>
                                <m:limLoc m:val="subSup"/>
                                <m:supHide m:val="1"/>
                                <m:ctrlPr>
                                  <w:rPr>
                                    <w:rFonts w:ascii="Cambria Math" w:hAnsi="Cambria Math" w:cs="Times New Roman"/>
                                    <w:i/>
                                  </w:rPr>
                                </m:ctrlPr>
                              </m:naryPr>
                              <m:sub>
                                <m:r>
                                  <w:rPr>
                                    <w:rFonts w:ascii="Cambria Math" w:hAnsi="Cambria Math" w:cs="Times New Roman"/>
                                  </w:rPr>
                                  <m:t>i</m:t>
                                </m:r>
                              </m:sub>
                              <m:sup/>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i1</m:t>
                                    </m:r>
                                  </m:sub>
                                </m:sSub>
                                <m:r>
                                  <w:rPr>
                                    <w:rFonts w:ascii="Cambria Math" w:hAnsi="Cambria Math" w:cs="Times New Roman"/>
                                  </w:rPr>
                                  <m:t xml:space="preserve">)( </m:t>
                                </m:r>
                                <m:nary>
                                  <m:naryPr>
                                    <m:chr m:val="∑"/>
                                    <m:limLoc m:val="subSup"/>
                                    <m:supHide m:val="1"/>
                                    <m:ctrlPr>
                                      <w:rPr>
                                        <w:rFonts w:ascii="Cambria Math" w:hAnsi="Cambria Math" w:cs="Times New Roman"/>
                                        <w:i/>
                                      </w:rPr>
                                    </m:ctrlPr>
                                  </m:naryPr>
                                  <m:sub>
                                    <m:r>
                                      <w:rPr>
                                        <w:rFonts w:ascii="Cambria Math" w:hAnsi="Cambria Math" w:cs="Times New Roman"/>
                                      </w:rPr>
                                      <m:t>i</m:t>
                                    </m:r>
                                  </m:sub>
                                  <m:sup/>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i0</m:t>
                                        </m:r>
                                      </m:sub>
                                    </m:sSub>
                                  </m:e>
                                </m:nary>
                                <m:r>
                                  <w:rPr>
                                    <w:rFonts w:ascii="Cambria Math" w:hAnsi="Cambria Math" w:cs="Times New Roman"/>
                                  </w:rPr>
                                  <m:t>)</m:t>
                                </m:r>
                              </m:e>
                            </m:nary>
                          </m:num>
                          <m:den>
                            <m:r>
                              <w:rPr>
                                <w:rFonts w:ascii="Cambria Math" w:hAnsi="Cambria Math" w:cs="Times New Roman"/>
                              </w:rPr>
                              <m:t>(</m:t>
                            </m:r>
                            <m:nary>
                              <m:naryPr>
                                <m:chr m:val="∑"/>
                                <m:limLoc m:val="subSup"/>
                                <m:supHide m:val="1"/>
                                <m:ctrlPr>
                                  <w:rPr>
                                    <w:rFonts w:ascii="Cambria Math" w:hAnsi="Cambria Math" w:cs="Times New Roman"/>
                                    <w:i/>
                                  </w:rPr>
                                </m:ctrlPr>
                              </m:naryPr>
                              <m:sub>
                                <m:r>
                                  <w:rPr>
                                    <w:rFonts w:ascii="Cambria Math" w:hAnsi="Cambria Math" w:cs="Times New Roman"/>
                                  </w:rPr>
                                  <m:t>i</m:t>
                                </m:r>
                              </m:sub>
                              <m:sup/>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i0</m:t>
                                    </m:r>
                                  </m:sub>
                                </m:sSub>
                                <m:r>
                                  <w:rPr>
                                    <w:rFonts w:ascii="Cambria Math" w:hAnsi="Cambria Math" w:cs="Times New Roman"/>
                                  </w:rPr>
                                  <m:t>)</m:t>
                                </m:r>
                              </m:e>
                            </m:nary>
                            <m:r>
                              <w:rPr>
                                <w:rFonts w:ascii="Cambria Math" w:hAnsi="Cambria Math" w:cs="Times New Roman"/>
                              </w:rPr>
                              <m:t xml:space="preserve">( </m:t>
                            </m:r>
                            <m:nary>
                              <m:naryPr>
                                <m:chr m:val="∑"/>
                                <m:limLoc m:val="subSup"/>
                                <m:supHide m:val="1"/>
                                <m:ctrlPr>
                                  <w:rPr>
                                    <w:rFonts w:ascii="Cambria Math" w:hAnsi="Cambria Math" w:cs="Times New Roman"/>
                                    <w:i/>
                                  </w:rPr>
                                </m:ctrlPr>
                              </m:naryPr>
                              <m:sub>
                                <m:r>
                                  <w:rPr>
                                    <w:rFonts w:ascii="Cambria Math" w:hAnsi="Cambria Math" w:cs="Times New Roman"/>
                                  </w:rPr>
                                  <m:t>i</m:t>
                                </m:r>
                              </m:sub>
                              <m:sup/>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i1</m:t>
                                    </m:r>
                                  </m:sub>
                                </m:sSub>
                              </m:e>
                            </m:nary>
                            <m:r>
                              <w:rPr>
                                <w:rFonts w:ascii="Cambria Math" w:hAnsi="Cambria Math" w:cs="Times New Roman"/>
                              </w:rPr>
                              <m:t>)</m:t>
                            </m:r>
                          </m:den>
                        </m:f>
                      </m:e>
                    </m:d>
                    <m:r>
                      <w:rPr>
                        <w:rFonts w:ascii="Cambria Math" w:hAnsi="Cambria Math" w:cs="Times New Roman"/>
                      </w:rPr>
                      <m:t>=</m:t>
                    </m:r>
                    <m:func>
                      <m:funcPr>
                        <m:ctrlPr>
                          <w:rPr>
                            <w:rFonts w:ascii="Cambria Math" w:hAnsi="Cambria Math" w:cs="Times New Roman"/>
                            <w:i/>
                          </w:rPr>
                        </m:ctrlPr>
                      </m:funcPr>
                      <m:fName>
                        <m:r>
                          <m:rPr>
                            <m:sty m:val="p"/>
                          </m:rPr>
                          <w:rPr>
                            <w:rFonts w:ascii="Cambria Math" w:hAnsi="Cambria Math" w:cs="Times New Roman"/>
                          </w:rPr>
                          <m:t>log</m:t>
                        </m:r>
                      </m:fName>
                      <m:e>
                        <m:d>
                          <m:dPr>
                            <m:ctrlPr>
                              <w:rPr>
                                <w:rFonts w:ascii="Cambria Math" w:hAnsi="Cambria Math" w:cs="Times New Roman"/>
                                <w:i/>
                              </w:rPr>
                            </m:ctrlPr>
                          </m:dPr>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1</m:t>
                                    </m:r>
                                  </m:sub>
                                </m:sSub>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1</m:t>
                                    </m:r>
                                  </m:sub>
                                </m:sSub>
                              </m:den>
                            </m:f>
                          </m:e>
                        </m:d>
                      </m:e>
                    </m:func>
                  </m:e>
                </m:func>
                <m:r>
                  <w:rPr>
                    <w:rFonts w:ascii="Cambria Math" w:hAnsi="Cambria Math" w:cs="Times New Roman"/>
                  </w:rPr>
                  <m:t>.</m:t>
                </m:r>
              </m:oMath>
            </m:oMathPara>
          </w:p>
        </w:tc>
        <w:tc>
          <w:tcPr>
            <w:tcW w:w="990" w:type="dxa"/>
            <w:vAlign w:val="center"/>
          </w:tcPr>
          <w:p w14:paraId="1BB186BF" w14:textId="70A051A8" w:rsidR="00F970FE" w:rsidRPr="007A6550" w:rsidRDefault="00F970FE" w:rsidP="007A5456">
            <w:pPr>
              <w:pStyle w:val="BodyText"/>
              <w:spacing w:line="480" w:lineRule="auto"/>
              <w:rPr>
                <w:rFonts w:ascii="Times New Roman" w:hAnsi="Times New Roman" w:cs="Times New Roman"/>
              </w:rPr>
            </w:pPr>
            <w:r w:rsidRPr="007A6550">
              <w:rPr>
                <w:rFonts w:ascii="Times New Roman" w:hAnsi="Times New Roman" w:cs="Times New Roman"/>
              </w:rPr>
              <w:t>(</w:t>
            </w:r>
            <w:r w:rsidRPr="007A6550">
              <w:rPr>
                <w:rFonts w:ascii="Times New Roman" w:hAnsi="Times New Roman" w:cs="Times New Roman"/>
              </w:rPr>
              <w:fldChar w:fldCharType="begin"/>
            </w:r>
            <w:r w:rsidRPr="007A6550">
              <w:rPr>
                <w:rFonts w:ascii="Times New Roman" w:hAnsi="Times New Roman" w:cs="Times New Roman"/>
              </w:rPr>
              <w:instrText xml:space="preserve"> EQ </w:instrText>
            </w:r>
            <w:r w:rsidRPr="007A6550">
              <w:rPr>
                <w:rFonts w:ascii="Times New Roman" w:hAnsi="Times New Roman" w:cs="Times New Roman"/>
              </w:rPr>
              <w:fldChar w:fldCharType="end"/>
            </w:r>
            <w:r w:rsidR="007474CD" w:rsidRPr="007A6550">
              <w:rPr>
                <w:rFonts w:ascii="Times New Roman" w:hAnsi="Times New Roman" w:cs="Times New Roman"/>
              </w:rPr>
              <w:t>3</w:t>
            </w:r>
            <w:r w:rsidRPr="007A6550">
              <w:rPr>
                <w:rFonts w:ascii="Times New Roman" w:hAnsi="Times New Roman" w:cs="Times New Roman"/>
              </w:rPr>
              <w:t>)</w:t>
            </w:r>
          </w:p>
        </w:tc>
      </w:tr>
    </w:tbl>
    <w:p w14:paraId="0E43B403" w14:textId="6F91B044" w:rsidR="007474CD" w:rsidRPr="007A6550" w:rsidRDefault="007474CD" w:rsidP="007A5456">
      <w:pPr>
        <w:pStyle w:val="BodyText"/>
        <w:spacing w:line="480" w:lineRule="auto"/>
        <w:ind w:right="309"/>
        <w:rPr>
          <w:rFonts w:ascii="Times New Roman" w:hAnsi="Times New Roman" w:cs="Times New Roman"/>
        </w:rPr>
      </w:pPr>
      <w:r w:rsidRPr="007A6550">
        <w:rPr>
          <w:rFonts w:ascii="Times New Roman" w:hAnsi="Times New Roman" w:cs="Times New Roman"/>
        </w:rPr>
        <w:t xml:space="preserve">This confirms that the RR from the GLM is equivalent to the RR from an aggregated analysis, as stated in Section 1. Now, in order to develop closed-form expressions that highlight the impact </w:t>
      </w:r>
      <w:r w:rsidRPr="007A6550">
        <w:rPr>
          <w:rFonts w:ascii="Times New Roman" w:hAnsi="Times New Roman" w:cs="Times New Roman"/>
        </w:rPr>
        <w:lastRenderedPageBreak/>
        <w:t xml:space="preserve">of endogeneity, for the moment assume the random effects </w:t>
      </w: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i</m:t>
            </m:r>
          </m:sub>
        </m:sSub>
      </m:oMath>
      <w:r w:rsidRPr="007A6550">
        <w:rPr>
          <w:rFonts w:ascii="Times New Roman" w:hAnsi="Times New Roman" w:cs="Times New Roman"/>
          <w:i/>
        </w:rPr>
        <w:t xml:space="preserve"> </w:t>
      </w:r>
      <w:r w:rsidRPr="007A6550">
        <w:rPr>
          <w:rFonts w:ascii="Times New Roman" w:hAnsi="Times New Roman" w:cs="Times New Roman"/>
        </w:rPr>
        <w:t xml:space="preserve">in the GLMM model are </w:t>
      </w:r>
      <w:r w:rsidRPr="00D06DB0">
        <w:rPr>
          <w:rFonts w:ascii="Times New Roman" w:hAnsi="Times New Roman" w:cs="Times New Roman"/>
          <w:i/>
          <w:iCs/>
        </w:rPr>
        <w:t>a priori</w:t>
      </w:r>
      <w:r w:rsidRPr="007A6550">
        <w:rPr>
          <w:rFonts w:ascii="Times New Roman" w:hAnsi="Times New Roman" w:cs="Times New Roman"/>
        </w:rPr>
        <w:t xml:space="preserve"> known constants. In this case the </w:t>
      </w: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i</m:t>
            </m:r>
          </m:sub>
        </m:sSub>
      </m:oMath>
      <w:r w:rsidRPr="007A6550">
        <w:rPr>
          <w:rFonts w:ascii="Times New Roman" w:hAnsi="Times New Roman" w:cs="Times New Roman"/>
          <w:i/>
        </w:rPr>
        <w:t xml:space="preserve"> </w:t>
      </w:r>
      <w:r w:rsidRPr="007A6550">
        <w:rPr>
          <w:rFonts w:ascii="Times New Roman" w:hAnsi="Times New Roman" w:cs="Times New Roman"/>
        </w:rPr>
        <w:t xml:space="preserve">can be absorbed into the offset term and the model is again a saturated model with closed form estimator of  </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1</m:t>
            </m:r>
          </m:sub>
        </m:sSub>
      </m:oMath>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8"/>
        <w:gridCol w:w="6750"/>
        <w:gridCol w:w="990"/>
      </w:tblGrid>
      <w:tr w:rsidR="007474CD" w:rsidRPr="007A6550" w14:paraId="20C39BF2" w14:textId="77777777" w:rsidTr="007A5456">
        <w:tc>
          <w:tcPr>
            <w:tcW w:w="918" w:type="dxa"/>
          </w:tcPr>
          <w:p w14:paraId="175A8548" w14:textId="77777777" w:rsidR="007474CD" w:rsidRPr="007A6550" w:rsidRDefault="007474CD" w:rsidP="007A5456">
            <w:pPr>
              <w:pStyle w:val="BodyText"/>
              <w:spacing w:line="480" w:lineRule="auto"/>
              <w:rPr>
                <w:rFonts w:ascii="Times New Roman" w:hAnsi="Times New Roman" w:cs="Times New Roman"/>
              </w:rPr>
            </w:pPr>
          </w:p>
        </w:tc>
        <w:tc>
          <w:tcPr>
            <w:tcW w:w="6750" w:type="dxa"/>
            <w:vAlign w:val="center"/>
          </w:tcPr>
          <w:p w14:paraId="06B7C93E" w14:textId="3BDAB8FA" w:rsidR="007474CD" w:rsidRPr="007A6550" w:rsidRDefault="00FE7D33" w:rsidP="007A5456">
            <w:pPr>
              <w:pStyle w:val="BodyText"/>
              <w:spacing w:line="480" w:lineRule="auto"/>
              <w:rPr>
                <w:rFonts w:ascii="Times New Roman" w:hAnsi="Times New Roman" w:cs="Times New Roman"/>
              </w:rPr>
            </w:pPr>
            <m:oMathPara>
              <m:oMath>
                <m:sSubSup>
                  <m:sSubSupPr>
                    <m:ctrlPr>
                      <w:rPr>
                        <w:rFonts w:ascii="Cambria Math" w:hAnsi="Cambria Math" w:cs="Times New Roman"/>
                        <w:i/>
                      </w:rPr>
                    </m:ctrlPr>
                  </m:sSubSupPr>
                  <m:e>
                    <m:acc>
                      <m:accPr>
                        <m:ctrlPr>
                          <w:rPr>
                            <w:rFonts w:ascii="Cambria Math" w:hAnsi="Cambria Math" w:cs="Times New Roman"/>
                            <w:i/>
                          </w:rPr>
                        </m:ctrlPr>
                      </m:accPr>
                      <m:e>
                        <m:r>
                          <w:rPr>
                            <w:rFonts w:ascii="Cambria Math" w:hAnsi="Cambria Math" w:cs="Times New Roman"/>
                          </w:rPr>
                          <m:t>β</m:t>
                        </m:r>
                      </m:e>
                    </m:acc>
                  </m:e>
                  <m:sub>
                    <m:r>
                      <w:rPr>
                        <w:rFonts w:ascii="Cambria Math" w:hAnsi="Cambria Math" w:cs="Times New Roman"/>
                      </w:rPr>
                      <m:t>1</m:t>
                    </m:r>
                  </m:sub>
                  <m:sup>
                    <m:r>
                      <w:rPr>
                        <w:rFonts w:ascii="Cambria Math" w:hAnsi="Cambria Math" w:cs="Times New Roman"/>
                      </w:rPr>
                      <m:t>*</m:t>
                    </m:r>
                  </m:sup>
                </m:sSubSup>
                <m:r>
                  <w:rPr>
                    <w:rFonts w:ascii="Cambria Math" w:hAnsi="Cambria Math" w:cs="Times New Roman"/>
                  </w:rPr>
                  <m:t xml:space="preserve"> | b=</m:t>
                </m:r>
                <m:func>
                  <m:funcPr>
                    <m:ctrlPr>
                      <w:rPr>
                        <w:rFonts w:ascii="Cambria Math" w:hAnsi="Cambria Math" w:cs="Times New Roman"/>
                        <w:i/>
                      </w:rPr>
                    </m:ctrlPr>
                  </m:funcPr>
                  <m:fName>
                    <m:r>
                      <m:rPr>
                        <m:sty m:val="p"/>
                      </m:rPr>
                      <w:rPr>
                        <w:rFonts w:ascii="Cambria Math" w:hAnsi="Cambria Math" w:cs="Times New Roman"/>
                      </w:rPr>
                      <m:t>log</m:t>
                    </m:r>
                  </m:fName>
                  <m:e>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m:t>
                            </m:r>
                            <m:nary>
                              <m:naryPr>
                                <m:chr m:val="∑"/>
                                <m:limLoc m:val="subSup"/>
                                <m:supHide m:val="1"/>
                                <m:ctrlPr>
                                  <w:rPr>
                                    <w:rFonts w:ascii="Cambria Math" w:hAnsi="Cambria Math" w:cs="Times New Roman"/>
                                    <w:i/>
                                  </w:rPr>
                                </m:ctrlPr>
                              </m:naryPr>
                              <m:sub>
                                <m:r>
                                  <w:rPr>
                                    <w:rFonts w:ascii="Cambria Math" w:hAnsi="Cambria Math" w:cs="Times New Roman"/>
                                  </w:rPr>
                                  <m:t>i</m:t>
                                </m:r>
                              </m:sub>
                              <m:sup/>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i1</m:t>
                                    </m:r>
                                  </m:sub>
                                </m:sSub>
                                <m:r>
                                  <w:rPr>
                                    <w:rFonts w:ascii="Cambria Math" w:hAnsi="Cambria Math" w:cs="Times New Roman"/>
                                  </w:rPr>
                                  <m:t xml:space="preserve">)( </m:t>
                                </m:r>
                                <m:nary>
                                  <m:naryPr>
                                    <m:chr m:val="∑"/>
                                    <m:limLoc m:val="subSup"/>
                                    <m:supHide m:val="1"/>
                                    <m:ctrlPr>
                                      <w:rPr>
                                        <w:rFonts w:ascii="Cambria Math" w:hAnsi="Cambria Math" w:cs="Times New Roman"/>
                                        <w:i/>
                                      </w:rPr>
                                    </m:ctrlPr>
                                  </m:naryPr>
                                  <m:sub>
                                    <m:r>
                                      <w:rPr>
                                        <w:rFonts w:ascii="Cambria Math" w:hAnsi="Cambria Math" w:cs="Times New Roman"/>
                                      </w:rPr>
                                      <m:t>i</m:t>
                                    </m:r>
                                  </m:sub>
                                  <m:sup/>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i0</m:t>
                                        </m:r>
                                      </m:sub>
                                    </m:sSub>
                                    <m:func>
                                      <m:funcPr>
                                        <m:ctrlPr>
                                          <w:rPr>
                                            <w:rFonts w:ascii="Cambria Math" w:hAnsi="Cambria Math" w:cs="Times New Roman"/>
                                            <w:i/>
                                          </w:rPr>
                                        </m:ctrlPr>
                                      </m:funcPr>
                                      <m:fName>
                                        <m:r>
                                          <m:rPr>
                                            <m:sty m:val="p"/>
                                          </m:rPr>
                                          <w:rPr>
                                            <w:rFonts w:ascii="Cambria Math" w:hAnsi="Cambria Math" w:cs="Times New Roman"/>
                                          </w:rPr>
                                          <m:t>exp</m:t>
                                        </m:r>
                                      </m:fName>
                                      <m:e>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i</m:t>
                                            </m:r>
                                          </m:sub>
                                        </m:sSub>
                                      </m:e>
                                    </m:func>
                                  </m:e>
                                </m:nary>
                                <m:r>
                                  <w:rPr>
                                    <w:rFonts w:ascii="Cambria Math" w:hAnsi="Cambria Math" w:cs="Times New Roman"/>
                                  </w:rPr>
                                  <m:t>))</m:t>
                                </m:r>
                              </m:e>
                            </m:nary>
                          </m:num>
                          <m:den>
                            <m:d>
                              <m:dPr>
                                <m:ctrlPr>
                                  <w:rPr>
                                    <w:rFonts w:ascii="Cambria Math" w:hAnsi="Cambria Math" w:cs="Times New Roman"/>
                                    <w:i/>
                                  </w:rPr>
                                </m:ctrlPr>
                              </m:dPr>
                              <m:e>
                                <m:nary>
                                  <m:naryPr>
                                    <m:chr m:val="∑"/>
                                    <m:limLoc m:val="subSup"/>
                                    <m:supHide m:val="1"/>
                                    <m:ctrlPr>
                                      <w:rPr>
                                        <w:rFonts w:ascii="Cambria Math" w:hAnsi="Cambria Math" w:cs="Times New Roman"/>
                                        <w:i/>
                                      </w:rPr>
                                    </m:ctrlPr>
                                  </m:naryPr>
                                  <m:sub>
                                    <m:r>
                                      <w:rPr>
                                        <w:rFonts w:ascii="Cambria Math" w:hAnsi="Cambria Math" w:cs="Times New Roman"/>
                                      </w:rPr>
                                      <m:t>i</m:t>
                                    </m:r>
                                  </m:sub>
                                  <m:sup/>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i0</m:t>
                                        </m:r>
                                      </m:sub>
                                    </m:sSub>
                                    <m:r>
                                      <w:rPr>
                                        <w:rFonts w:ascii="Cambria Math" w:hAnsi="Cambria Math" w:cs="Times New Roman"/>
                                      </w:rPr>
                                      <m:t>)</m:t>
                                    </m:r>
                                  </m:e>
                                </m:nary>
                                <m:d>
                                  <m:dPr>
                                    <m:ctrlPr>
                                      <w:rPr>
                                        <w:rFonts w:ascii="Cambria Math" w:hAnsi="Cambria Math" w:cs="Times New Roman"/>
                                        <w:i/>
                                      </w:rPr>
                                    </m:ctrlPr>
                                  </m:dPr>
                                  <m:e>
                                    <m:r>
                                      <w:rPr>
                                        <w:rFonts w:ascii="Cambria Math" w:hAnsi="Cambria Math" w:cs="Times New Roman"/>
                                      </w:rPr>
                                      <m:t xml:space="preserve"> </m:t>
                                    </m:r>
                                    <m:nary>
                                      <m:naryPr>
                                        <m:chr m:val="∑"/>
                                        <m:limLoc m:val="subSup"/>
                                        <m:supHide m:val="1"/>
                                        <m:ctrlPr>
                                          <w:rPr>
                                            <w:rFonts w:ascii="Cambria Math" w:hAnsi="Cambria Math" w:cs="Times New Roman"/>
                                            <w:i/>
                                          </w:rPr>
                                        </m:ctrlPr>
                                      </m:naryPr>
                                      <m:sub>
                                        <m:r>
                                          <w:rPr>
                                            <w:rFonts w:ascii="Cambria Math" w:hAnsi="Cambria Math" w:cs="Times New Roman"/>
                                          </w:rPr>
                                          <m:t>i</m:t>
                                        </m:r>
                                      </m:sub>
                                      <m:sup/>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i1</m:t>
                                            </m:r>
                                          </m:sub>
                                        </m:sSub>
                                        <m:func>
                                          <m:funcPr>
                                            <m:ctrlPr>
                                              <w:rPr>
                                                <w:rFonts w:ascii="Cambria Math" w:hAnsi="Cambria Math" w:cs="Times New Roman"/>
                                                <w:i/>
                                              </w:rPr>
                                            </m:ctrlPr>
                                          </m:funcPr>
                                          <m:fName>
                                            <m:r>
                                              <m:rPr>
                                                <m:sty m:val="p"/>
                                              </m:rPr>
                                              <w:rPr>
                                                <w:rFonts w:ascii="Cambria Math" w:hAnsi="Cambria Math" w:cs="Times New Roman"/>
                                              </w:rPr>
                                              <m:t>exp</m:t>
                                            </m:r>
                                          </m:fName>
                                          <m:e>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i</m:t>
                                                </m:r>
                                              </m:sub>
                                            </m:sSub>
                                          </m:e>
                                        </m:func>
                                      </m:e>
                                    </m:nary>
                                  </m:e>
                                </m:d>
                              </m:e>
                            </m:d>
                          </m:den>
                        </m:f>
                      </m:e>
                    </m:d>
                  </m:e>
                </m:func>
              </m:oMath>
            </m:oMathPara>
          </w:p>
        </w:tc>
        <w:tc>
          <w:tcPr>
            <w:tcW w:w="990" w:type="dxa"/>
            <w:vAlign w:val="center"/>
          </w:tcPr>
          <w:p w14:paraId="53AFF7D6" w14:textId="1C209787" w:rsidR="007474CD" w:rsidRPr="007A6550" w:rsidRDefault="007474CD" w:rsidP="007A5456">
            <w:pPr>
              <w:pStyle w:val="BodyText"/>
              <w:spacing w:line="480" w:lineRule="auto"/>
              <w:rPr>
                <w:rFonts w:ascii="Times New Roman" w:hAnsi="Times New Roman" w:cs="Times New Roman"/>
              </w:rPr>
            </w:pPr>
            <w:r w:rsidRPr="007A6550">
              <w:rPr>
                <w:rFonts w:ascii="Times New Roman" w:hAnsi="Times New Roman" w:cs="Times New Roman"/>
              </w:rPr>
              <w:t>(</w:t>
            </w:r>
            <w:r w:rsidRPr="007A6550">
              <w:rPr>
                <w:rFonts w:ascii="Times New Roman" w:hAnsi="Times New Roman" w:cs="Times New Roman"/>
              </w:rPr>
              <w:fldChar w:fldCharType="begin"/>
            </w:r>
            <w:r w:rsidRPr="007A6550">
              <w:rPr>
                <w:rFonts w:ascii="Times New Roman" w:hAnsi="Times New Roman" w:cs="Times New Roman"/>
              </w:rPr>
              <w:instrText xml:space="preserve"> EQ </w:instrText>
            </w:r>
            <w:r w:rsidRPr="007A6550">
              <w:rPr>
                <w:rFonts w:ascii="Times New Roman" w:hAnsi="Times New Roman" w:cs="Times New Roman"/>
              </w:rPr>
              <w:fldChar w:fldCharType="end"/>
            </w:r>
            <w:r w:rsidRPr="007A6550">
              <w:rPr>
                <w:rFonts w:ascii="Times New Roman" w:hAnsi="Times New Roman" w:cs="Times New Roman"/>
              </w:rPr>
              <w:t>4)</w:t>
            </w:r>
          </w:p>
        </w:tc>
      </w:tr>
    </w:tbl>
    <w:p w14:paraId="2DFD4601" w14:textId="5ADD2D5C" w:rsidR="007474CD" w:rsidRPr="007A6550" w:rsidRDefault="00BC311D" w:rsidP="007A5456">
      <w:pPr>
        <w:pStyle w:val="BodyText"/>
        <w:spacing w:line="480" w:lineRule="auto"/>
        <w:ind w:right="317"/>
        <w:rPr>
          <w:rFonts w:ascii="Times New Roman" w:hAnsi="Times New Roman" w:cs="Times New Roman"/>
        </w:rPr>
      </w:pPr>
      <w:r w:rsidRPr="007A6550">
        <w:rPr>
          <w:rFonts w:ascii="Times New Roman" w:hAnsi="Times New Roman" w:cs="Times New Roman"/>
        </w:rPr>
        <w:t xml:space="preserve">Because this model explicitly </w:t>
      </w:r>
      <w:r w:rsidR="00E4048C">
        <w:rPr>
          <w:rFonts w:ascii="Times New Roman" w:hAnsi="Times New Roman" w:cs="Times New Roman"/>
        </w:rPr>
        <w:t>conditions on</w:t>
      </w:r>
      <w:r w:rsidRPr="007A6550">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i</m:t>
            </m:r>
          </m:sub>
        </m:sSub>
      </m:oMath>
      <w:r w:rsidRPr="007A6550">
        <w:rPr>
          <w:rFonts w:ascii="Times New Roman" w:hAnsi="Times New Roman" w:cs="Times New Roman"/>
        </w:rPr>
        <w:t xml:space="preserve">, </w:t>
      </w:r>
      <m:oMath>
        <m:sSubSup>
          <m:sSubSupPr>
            <m:ctrlPr>
              <w:rPr>
                <w:rFonts w:ascii="Cambria Math" w:hAnsi="Cambria Math" w:cs="Times New Roman"/>
                <w:i/>
              </w:rPr>
            </m:ctrlPr>
          </m:sSubSupPr>
          <m:e>
            <m:acc>
              <m:accPr>
                <m:ctrlPr>
                  <w:rPr>
                    <w:rFonts w:ascii="Cambria Math" w:hAnsi="Cambria Math" w:cs="Times New Roman"/>
                    <w:i/>
                  </w:rPr>
                </m:ctrlPr>
              </m:accPr>
              <m:e>
                <m:r>
                  <w:rPr>
                    <w:rFonts w:ascii="Cambria Math" w:hAnsi="Cambria Math" w:cs="Times New Roman"/>
                  </w:rPr>
                  <m:t>β</m:t>
                </m:r>
              </m:e>
            </m:acc>
          </m:e>
          <m:sub>
            <m:r>
              <w:rPr>
                <w:rFonts w:ascii="Cambria Math" w:hAnsi="Cambria Math" w:cs="Times New Roman"/>
              </w:rPr>
              <m:t>1</m:t>
            </m:r>
          </m:sub>
          <m:sup>
            <m:r>
              <w:rPr>
                <w:rFonts w:ascii="Cambria Math" w:hAnsi="Cambria Math" w:cs="Times New Roman"/>
              </w:rPr>
              <m:t>*</m:t>
            </m:r>
          </m:sup>
        </m:sSubSup>
      </m:oMath>
      <w:r w:rsidRPr="007A6550">
        <w:rPr>
          <w:rFonts w:ascii="Times New Roman" w:hAnsi="Times New Roman" w:cs="Times New Roman"/>
        </w:rPr>
        <w:t xml:space="preserve"> has a conditional interpretation. From these closed form estimators, we can see that if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i1</m:t>
            </m:r>
          </m:sub>
        </m:sSub>
        <m:r>
          <w:rPr>
            <w:rFonts w:ascii="Cambria Math" w:hAnsi="Cambria Math" w:cs="Times New Roman"/>
          </w:rPr>
          <m:t>=π</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i0</m:t>
            </m:r>
          </m:sub>
        </m:sSub>
      </m:oMath>
      <w:r w:rsidR="00D33DB1" w:rsidRPr="007A6550">
        <w:rPr>
          <w:rFonts w:ascii="Times New Roman" w:hAnsi="Times New Roman" w:cs="Times New Roman"/>
        </w:rPr>
        <w:t xml:space="preserve"> </w:t>
      </w:r>
      <w:r w:rsidRPr="007A6550">
        <w:rPr>
          <w:rFonts w:ascii="Times New Roman" w:hAnsi="Times New Roman" w:cs="Times New Roman"/>
        </w:rPr>
        <w:t>for some constant</w:t>
      </w:r>
      <w:r w:rsidR="00D33DB1" w:rsidRPr="007A6550">
        <w:rPr>
          <w:rFonts w:ascii="Times New Roman" w:hAnsi="Times New Roman" w:cs="Times New Roman"/>
        </w:rPr>
        <w:t xml:space="preserve"> </w:t>
      </w:r>
      <m:oMath>
        <m:r>
          <w:rPr>
            <w:rFonts w:ascii="Cambria Math" w:hAnsi="Cambria Math" w:cs="Times New Roman"/>
          </w:rPr>
          <m:t>π≥0</m:t>
        </m:r>
      </m:oMath>
      <w:r w:rsidRPr="007A6550">
        <w:rPr>
          <w:rFonts w:ascii="Times New Roman" w:hAnsi="Times New Roman" w:cs="Times New Roman"/>
        </w:rPr>
        <w:t xml:space="preserve">, then </w:t>
      </w:r>
      <m:oMath>
        <m:sSubSup>
          <m:sSubSupPr>
            <m:ctrlPr>
              <w:rPr>
                <w:rFonts w:ascii="Cambria Math" w:hAnsi="Cambria Math" w:cs="Times New Roman"/>
                <w:i/>
              </w:rPr>
            </m:ctrlPr>
          </m:sSubSupPr>
          <m:e>
            <m:acc>
              <m:accPr>
                <m:ctrlPr>
                  <w:rPr>
                    <w:rFonts w:ascii="Cambria Math" w:hAnsi="Cambria Math" w:cs="Times New Roman"/>
                    <w:i/>
                  </w:rPr>
                </m:ctrlPr>
              </m:accPr>
              <m:e>
                <m:r>
                  <w:rPr>
                    <w:rFonts w:ascii="Cambria Math" w:hAnsi="Cambria Math" w:cs="Times New Roman"/>
                  </w:rPr>
                  <m:t>β</m:t>
                </m:r>
              </m:e>
            </m:acc>
          </m:e>
          <m:sub>
            <m:r>
              <w:rPr>
                <w:rFonts w:ascii="Cambria Math" w:hAnsi="Cambria Math" w:cs="Times New Roman"/>
              </w:rPr>
              <m:t>1</m:t>
            </m:r>
          </m:sub>
          <m:sup>
            <m:r>
              <w:rPr>
                <w:rFonts w:ascii="Cambria Math" w:hAnsi="Cambria Math" w:cs="Times New Roman"/>
              </w:rPr>
              <m:t>*</m:t>
            </m:r>
          </m:sup>
        </m:sSubSup>
      </m:oMath>
      <w:r w:rsidR="00D33DB1" w:rsidRPr="007A6550">
        <w:rPr>
          <w:rFonts w:ascii="Times New Roman" w:hAnsi="Times New Roman" w:cs="Times New Roman"/>
        </w:rPr>
        <w:t xml:space="preserve"> </w:t>
      </w:r>
      <w:r w:rsidRPr="007A6550">
        <w:rPr>
          <w:rFonts w:ascii="Times New Roman" w:hAnsi="Times New Roman" w:cs="Times New Roman"/>
        </w:rPr>
        <w:t xml:space="preserve">and </w:t>
      </w:r>
      <m:oMath>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α</m:t>
                </m:r>
              </m:e>
            </m:acc>
          </m:e>
          <m:sub>
            <m:r>
              <w:rPr>
                <w:rFonts w:ascii="Cambria Math" w:hAnsi="Cambria Math" w:cs="Times New Roman"/>
              </w:rPr>
              <m:t>1</m:t>
            </m:r>
          </m:sub>
        </m:sSub>
      </m:oMath>
      <w:r w:rsidRPr="007A6550">
        <w:rPr>
          <w:rFonts w:ascii="Times New Roman" w:hAnsi="Times New Roman" w:cs="Times New Roman"/>
        </w:rPr>
        <w:t xml:space="preserve"> reduce to the same expression.  </w:t>
      </w:r>
      <w:r w:rsidR="001C7773" w:rsidRPr="007A6550">
        <w:rPr>
          <w:rFonts w:ascii="Times New Roman" w:hAnsi="Times New Roman" w:cs="Times New Roman"/>
        </w:rPr>
        <w:t>W</w:t>
      </w:r>
      <w:r w:rsidRPr="007A6550">
        <w:rPr>
          <w:rFonts w:ascii="Times New Roman" w:hAnsi="Times New Roman" w:cs="Times New Roman"/>
        </w:rPr>
        <w:t xml:space="preserve">hen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i1</m:t>
            </m:r>
          </m:sub>
        </m:sSub>
      </m:oMath>
      <w:r w:rsidR="00D33DB1" w:rsidRPr="007A6550">
        <w:rPr>
          <w:rFonts w:ascii="Times New Roman" w:hAnsi="Times New Roman" w:cs="Times New Roman"/>
        </w:rPr>
        <w:t xml:space="preserve"> </w:t>
      </w:r>
      <w:r w:rsidRPr="007A6550">
        <w:rPr>
          <w:rFonts w:ascii="Times New Roman" w:hAnsi="Times New Roman" w:cs="Times New Roman"/>
        </w:rPr>
        <w:t xml:space="preserve">is a constant proportion of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i0</m:t>
            </m:r>
          </m:sub>
        </m:sSub>
      </m:oMath>
      <w:r w:rsidR="00D33DB1" w:rsidRPr="007A6550">
        <w:rPr>
          <w:rFonts w:ascii="Times New Roman" w:hAnsi="Times New Roman" w:cs="Times New Roman"/>
        </w:rPr>
        <w:t xml:space="preserve"> </w:t>
      </w:r>
      <w:r w:rsidRPr="007A6550">
        <w:rPr>
          <w:rFonts w:ascii="Times New Roman" w:hAnsi="Times New Roman" w:cs="Times New Roman"/>
        </w:rPr>
        <w:t xml:space="preserve">across areas, </w:t>
      </w:r>
      <w:r w:rsidR="001C7773" w:rsidRPr="007A6550">
        <w:rPr>
          <w:rFonts w:ascii="Times New Roman" w:hAnsi="Times New Roman" w:cs="Times New Roman"/>
        </w:rPr>
        <w:t xml:space="preserve">this </w:t>
      </w:r>
      <w:r w:rsidR="006318DC">
        <w:rPr>
          <w:rFonts w:ascii="Times New Roman" w:hAnsi="Times New Roman" w:cs="Times New Roman"/>
        </w:rPr>
        <w:t xml:space="preserve">association </w:t>
      </w:r>
      <w:r w:rsidR="001C7773" w:rsidRPr="007A6550">
        <w:rPr>
          <w:rFonts w:ascii="Times New Roman" w:hAnsi="Times New Roman" w:cs="Times New Roman"/>
        </w:rPr>
        <w:t>indicates the absence of</w:t>
      </w:r>
      <w:r w:rsidRPr="007A6550">
        <w:rPr>
          <w:rFonts w:ascii="Times New Roman" w:hAnsi="Times New Roman" w:cs="Times New Roman"/>
        </w:rPr>
        <w:t xml:space="preserve"> racialized residential segregation</w:t>
      </w:r>
      <w:r w:rsidR="001C7773" w:rsidRPr="007A6550">
        <w:rPr>
          <w:rFonts w:ascii="Times New Roman" w:hAnsi="Times New Roman" w:cs="Times New Roman"/>
        </w:rPr>
        <w:t>,</w:t>
      </w:r>
      <w:r w:rsidRPr="007A6550">
        <w:rPr>
          <w:rFonts w:ascii="Times New Roman" w:hAnsi="Times New Roman" w:cs="Times New Roman"/>
        </w:rPr>
        <w:t xml:space="preserve"> and </w:t>
      </w:r>
      <w:r w:rsidR="001C7773" w:rsidRPr="007A6550">
        <w:rPr>
          <w:rFonts w:ascii="Times New Roman" w:hAnsi="Times New Roman" w:cs="Times New Roman"/>
        </w:rPr>
        <w:t xml:space="preserve">in this setting, </w:t>
      </w:r>
      <w:r w:rsidRPr="007A6550">
        <w:rPr>
          <w:rFonts w:ascii="Times New Roman" w:hAnsi="Times New Roman" w:cs="Times New Roman"/>
        </w:rPr>
        <w:t>the marginal and conditional inequity</w:t>
      </w:r>
      <w:r w:rsidR="001C7773" w:rsidRPr="007A6550">
        <w:rPr>
          <w:rFonts w:ascii="Times New Roman" w:hAnsi="Times New Roman" w:cs="Times New Roman"/>
        </w:rPr>
        <w:t xml:space="preserve"> RR</w:t>
      </w:r>
      <w:r w:rsidRPr="007A6550">
        <w:rPr>
          <w:rFonts w:ascii="Times New Roman" w:hAnsi="Times New Roman" w:cs="Times New Roman"/>
        </w:rPr>
        <w:t xml:space="preserve"> parameters</w:t>
      </w:r>
      <w:r w:rsidR="001C7773" w:rsidRPr="007A6550">
        <w:rPr>
          <w:rFonts w:ascii="Times New Roman" w:hAnsi="Times New Roman" w:cs="Times New Roman"/>
        </w:rPr>
        <w:t xml:space="preserve"> will</w:t>
      </w:r>
      <w:r w:rsidRPr="007A6550">
        <w:rPr>
          <w:rFonts w:ascii="Times New Roman" w:hAnsi="Times New Roman" w:cs="Times New Roman"/>
        </w:rPr>
        <w:t xml:space="preserve"> coincide.</w:t>
      </w:r>
    </w:p>
    <w:p w14:paraId="3F9A4F2D" w14:textId="06032F62" w:rsidR="00801D68" w:rsidRDefault="007A5456" w:rsidP="005D171B">
      <w:pPr>
        <w:pStyle w:val="BodyText"/>
        <w:spacing w:line="480" w:lineRule="auto"/>
        <w:ind w:right="309" w:firstLine="720"/>
        <w:rPr>
          <w:rFonts w:ascii="Times New Roman" w:hAnsi="Times New Roman" w:cs="Times New Roman"/>
        </w:rPr>
      </w:pPr>
      <w:r w:rsidRPr="007A6550">
        <w:rPr>
          <w:rFonts w:ascii="Times New Roman" w:hAnsi="Times New Roman" w:cs="Times New Roman"/>
        </w:rPr>
        <w:t xml:space="preserve">However, when there is both racialized residential segregation,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i1</m:t>
            </m:r>
          </m:sub>
        </m:sSub>
        <m:r>
          <w:rPr>
            <w:rFonts w:ascii="Cambria Math" w:hAnsi="Cambria Math" w:cs="Times New Roman"/>
          </w:rPr>
          <m:t>≠π</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i0</m:t>
            </m:r>
          </m:sub>
        </m:sSub>
      </m:oMath>
      <w:r w:rsidRPr="007A6550">
        <w:rPr>
          <w:rFonts w:ascii="Times New Roman" w:hAnsi="Times New Roman" w:cs="Times New Roman"/>
        </w:rPr>
        <w:t xml:space="preserve">, and baseline heterogeneity in rates of the outcome across areas, </w:t>
      </w: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i</m:t>
            </m:r>
          </m:sub>
        </m:sSub>
        <m:r>
          <w:rPr>
            <w:rFonts w:ascii="Cambria Math" w:hAnsi="Cambria Math" w:cs="Times New Roman"/>
          </w:rPr>
          <m:t>≠0</m:t>
        </m:r>
      </m:oMath>
      <w:r w:rsidRPr="007A6550">
        <w:rPr>
          <w:rFonts w:ascii="Times New Roman" w:hAnsi="Times New Roman" w:cs="Times New Roman"/>
        </w:rPr>
        <w:t xml:space="preserve">, </w:t>
      </w:r>
      <w:r w:rsidR="006F5D92" w:rsidRPr="007A6550">
        <w:rPr>
          <w:rFonts w:ascii="Times New Roman" w:hAnsi="Times New Roman" w:cs="Times New Roman"/>
        </w:rPr>
        <w:t>equations (3) and (4) are not equal. Thus</w:t>
      </w:r>
      <w:r w:rsidR="001200D7" w:rsidRPr="007A6550">
        <w:rPr>
          <w:rFonts w:ascii="Times New Roman" w:hAnsi="Times New Roman" w:cs="Times New Roman"/>
        </w:rPr>
        <w:t>,</w:t>
      </w:r>
      <w:r w:rsidR="006F5D92" w:rsidRPr="007A6550">
        <w:rPr>
          <w:rFonts w:ascii="Times New Roman" w:hAnsi="Times New Roman" w:cs="Times New Roman"/>
        </w:rPr>
        <w:t xml:space="preserve"> the marginal and conditional estimates will, in general, be different. </w:t>
      </w:r>
      <w:r w:rsidR="001200D7" w:rsidRPr="007A6550">
        <w:rPr>
          <w:rFonts w:ascii="Times New Roman" w:hAnsi="Times New Roman" w:cs="Times New Roman"/>
        </w:rPr>
        <w:t xml:space="preserve">To gain further insight, </w:t>
      </w:r>
      <w:r w:rsidR="00801D68">
        <w:rPr>
          <w:rFonts w:ascii="Times New Roman" w:hAnsi="Times New Roman" w:cs="Times New Roman"/>
        </w:rPr>
        <w:t xml:space="preserve">we now </w:t>
      </w:r>
      <w:r w:rsidR="004C4252">
        <w:rPr>
          <w:rFonts w:ascii="Times New Roman" w:hAnsi="Times New Roman" w:cs="Times New Roman"/>
        </w:rPr>
        <w:t xml:space="preserve">equivalently </w:t>
      </w:r>
      <w:r w:rsidR="00801D68">
        <w:rPr>
          <w:rFonts w:ascii="Times New Roman" w:hAnsi="Times New Roman" w:cs="Times New Roman"/>
        </w:rPr>
        <w:t xml:space="preserve">write </w:t>
      </w:r>
      <w:r w:rsidR="004C4252">
        <w:rPr>
          <w:rFonts w:ascii="Times New Roman" w:hAnsi="Times New Roman" w:cs="Times New Roman"/>
        </w:rPr>
        <w:t>equation (4) as</w:t>
      </w:r>
    </w:p>
    <w:p w14:paraId="2887D33D" w14:textId="4ADAA311" w:rsidR="00801D68" w:rsidRDefault="00FE7D33" w:rsidP="00DD6C5A">
      <w:pPr>
        <w:pStyle w:val="BodyText"/>
        <w:spacing w:line="480" w:lineRule="auto"/>
        <w:ind w:right="309"/>
        <w:rPr>
          <w:rFonts w:ascii="Times New Roman" w:hAnsi="Times New Roman" w:cs="Times New Roman"/>
        </w:rPr>
      </w:pPr>
      <m:oMathPara>
        <m:oMath>
          <m:sSubSup>
            <m:sSubSupPr>
              <m:ctrlPr>
                <w:rPr>
                  <w:rFonts w:ascii="Cambria Math" w:hAnsi="Cambria Math" w:cs="Times New Roman"/>
                  <w:i/>
                </w:rPr>
              </m:ctrlPr>
            </m:sSubSupPr>
            <m:e>
              <m:acc>
                <m:accPr>
                  <m:ctrlPr>
                    <w:rPr>
                      <w:rFonts w:ascii="Cambria Math" w:hAnsi="Cambria Math" w:cs="Times New Roman"/>
                      <w:i/>
                    </w:rPr>
                  </m:ctrlPr>
                </m:accPr>
                <m:e>
                  <m:r>
                    <w:rPr>
                      <w:rFonts w:ascii="Cambria Math" w:hAnsi="Cambria Math" w:cs="Times New Roman"/>
                    </w:rPr>
                    <m:t>β</m:t>
                  </m:r>
                </m:e>
              </m:acc>
            </m:e>
            <m:sub>
              <m:r>
                <w:rPr>
                  <w:rFonts w:ascii="Cambria Math" w:hAnsi="Cambria Math" w:cs="Times New Roman"/>
                </w:rPr>
                <m:t>1</m:t>
              </m:r>
            </m:sub>
            <m:sup>
              <m:r>
                <w:rPr>
                  <w:rFonts w:ascii="Cambria Math" w:hAnsi="Cambria Math" w:cs="Times New Roman"/>
                </w:rPr>
                <m:t>*</m:t>
              </m:r>
            </m:sup>
          </m:sSubSup>
          <m:r>
            <w:rPr>
              <w:rFonts w:ascii="Cambria Math" w:hAnsi="Cambria Math" w:cs="Times New Roman"/>
            </w:rPr>
            <m:t xml:space="preserve"> | b=</m:t>
          </m:r>
          <m:func>
            <m:funcPr>
              <m:ctrlPr>
                <w:rPr>
                  <w:rFonts w:ascii="Cambria Math" w:hAnsi="Cambria Math" w:cs="Times New Roman"/>
                  <w:i/>
                </w:rPr>
              </m:ctrlPr>
            </m:funcPr>
            <m:fName>
              <m:r>
                <m:rPr>
                  <m:sty m:val="p"/>
                </m:rPr>
                <w:rPr>
                  <w:rFonts w:ascii="Cambria Math" w:hAnsi="Cambria Math" w:cs="Times New Roman"/>
                </w:rPr>
                <m:t>log</m:t>
              </m:r>
            </m:fName>
            <m:e>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m:t>
                      </m:r>
                      <m:nary>
                        <m:naryPr>
                          <m:chr m:val="∑"/>
                          <m:limLoc m:val="subSup"/>
                          <m:supHide m:val="1"/>
                          <m:ctrlPr>
                            <w:rPr>
                              <w:rFonts w:ascii="Cambria Math" w:hAnsi="Cambria Math" w:cs="Times New Roman"/>
                              <w:i/>
                            </w:rPr>
                          </m:ctrlPr>
                        </m:naryPr>
                        <m:sub>
                          <m:r>
                            <w:rPr>
                              <w:rFonts w:ascii="Cambria Math" w:hAnsi="Cambria Math" w:cs="Times New Roman"/>
                            </w:rPr>
                            <m:t>i</m:t>
                          </m:r>
                        </m:sub>
                        <m:sup/>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i1</m:t>
                              </m:r>
                            </m:sub>
                          </m:sSub>
                          <m:r>
                            <w:rPr>
                              <w:rFonts w:ascii="Cambria Math" w:hAnsi="Cambria Math" w:cs="Times New Roman"/>
                            </w:rPr>
                            <m:t xml:space="preserve">)( </m:t>
                          </m:r>
                          <m:nary>
                            <m:naryPr>
                              <m:chr m:val="∑"/>
                              <m:limLoc m:val="subSup"/>
                              <m:supHide m:val="1"/>
                              <m:ctrlPr>
                                <w:rPr>
                                  <w:rFonts w:ascii="Cambria Math" w:hAnsi="Cambria Math" w:cs="Times New Roman"/>
                                  <w:i/>
                                </w:rPr>
                              </m:ctrlPr>
                            </m:naryPr>
                            <m:sub>
                              <m:r>
                                <w:rPr>
                                  <w:rFonts w:ascii="Cambria Math" w:hAnsi="Cambria Math" w:cs="Times New Roman"/>
                                </w:rPr>
                                <m:t>i</m:t>
                              </m:r>
                            </m:sub>
                            <m:sup/>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i0</m:t>
                                  </m:r>
                                </m:sub>
                              </m:sSub>
                            </m:e>
                          </m:nary>
                          <m:sSub>
                            <m:sSubPr>
                              <m:ctrlPr>
                                <w:rPr>
                                  <w:rFonts w:ascii="Cambria Math" w:hAnsi="Cambria Math" w:cs="Times New Roman"/>
                                  <w:i/>
                                </w:rPr>
                              </m:ctrlPr>
                            </m:sSubPr>
                            <m:e>
                              <m:r>
                                <w:rPr>
                                  <w:rFonts w:ascii="Cambria Math" w:hAnsi="Cambria Math" w:cs="Times New Roman"/>
                                </w:rPr>
                                <m:t>φ</m:t>
                              </m:r>
                            </m:e>
                            <m:sub>
                              <m:r>
                                <w:rPr>
                                  <w:rFonts w:ascii="Cambria Math" w:hAnsi="Cambria Math" w:cs="Times New Roman"/>
                                </w:rPr>
                                <m:t>i</m:t>
                              </m:r>
                            </m:sub>
                          </m:sSub>
                          <m:r>
                            <w:rPr>
                              <w:rFonts w:ascii="Cambria Math" w:hAnsi="Cambria Math" w:cs="Times New Roman"/>
                            </w:rPr>
                            <m:t>)</m:t>
                          </m:r>
                        </m:e>
                      </m:nary>
                    </m:num>
                    <m:den>
                      <m:d>
                        <m:dPr>
                          <m:ctrlPr>
                            <w:rPr>
                              <w:rFonts w:ascii="Cambria Math" w:hAnsi="Cambria Math" w:cs="Times New Roman"/>
                              <w:i/>
                            </w:rPr>
                          </m:ctrlPr>
                        </m:dPr>
                        <m:e>
                          <m:nary>
                            <m:naryPr>
                              <m:chr m:val="∑"/>
                              <m:limLoc m:val="subSup"/>
                              <m:supHide m:val="1"/>
                              <m:ctrlPr>
                                <w:rPr>
                                  <w:rFonts w:ascii="Cambria Math" w:hAnsi="Cambria Math" w:cs="Times New Roman"/>
                                  <w:i/>
                                </w:rPr>
                              </m:ctrlPr>
                            </m:naryPr>
                            <m:sub>
                              <m:r>
                                <w:rPr>
                                  <w:rFonts w:ascii="Cambria Math" w:hAnsi="Cambria Math" w:cs="Times New Roman"/>
                                </w:rPr>
                                <m:t>i</m:t>
                              </m:r>
                            </m:sub>
                            <m:sup/>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i0</m:t>
                                  </m:r>
                                </m:sub>
                              </m:sSub>
                            </m:e>
                          </m:nary>
                        </m:e>
                      </m:d>
                      <m:d>
                        <m:dPr>
                          <m:ctrlPr>
                            <w:rPr>
                              <w:rFonts w:ascii="Cambria Math" w:hAnsi="Cambria Math" w:cs="Times New Roman"/>
                              <w:i/>
                            </w:rPr>
                          </m:ctrlPr>
                        </m:dPr>
                        <m:e>
                          <m:r>
                            <w:rPr>
                              <w:rFonts w:ascii="Cambria Math" w:hAnsi="Cambria Math" w:cs="Times New Roman"/>
                            </w:rPr>
                            <m:t xml:space="preserve"> </m:t>
                          </m:r>
                          <m:nary>
                            <m:naryPr>
                              <m:chr m:val="∑"/>
                              <m:limLoc m:val="subSup"/>
                              <m:supHide m:val="1"/>
                              <m:ctrlPr>
                                <w:rPr>
                                  <w:rFonts w:ascii="Cambria Math" w:hAnsi="Cambria Math" w:cs="Times New Roman"/>
                                  <w:i/>
                                </w:rPr>
                              </m:ctrlPr>
                            </m:naryPr>
                            <m:sub>
                              <m:r>
                                <w:rPr>
                                  <w:rFonts w:ascii="Cambria Math" w:hAnsi="Cambria Math" w:cs="Times New Roman"/>
                                </w:rPr>
                                <m:t>i</m:t>
                              </m:r>
                            </m:sub>
                            <m:sup/>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i1</m:t>
                                  </m:r>
                                </m:sub>
                              </m:sSub>
                            </m:e>
                          </m:nary>
                          <m:sSub>
                            <m:sSubPr>
                              <m:ctrlPr>
                                <w:rPr>
                                  <w:rFonts w:ascii="Cambria Math" w:hAnsi="Cambria Math" w:cs="Times New Roman"/>
                                  <w:i/>
                                </w:rPr>
                              </m:ctrlPr>
                            </m:sSubPr>
                            <m:e>
                              <m:r>
                                <w:rPr>
                                  <w:rFonts w:ascii="Cambria Math" w:hAnsi="Cambria Math" w:cs="Times New Roman"/>
                                </w:rPr>
                                <m:t>φ</m:t>
                              </m:r>
                            </m:e>
                            <m:sub>
                              <m:r>
                                <w:rPr>
                                  <w:rFonts w:ascii="Cambria Math" w:hAnsi="Cambria Math" w:cs="Times New Roman"/>
                                </w:rPr>
                                <m:t>i</m:t>
                              </m:r>
                            </m:sub>
                          </m:sSub>
                        </m:e>
                      </m:d>
                    </m:den>
                  </m:f>
                </m:e>
              </m:d>
            </m:e>
          </m:func>
          <m:r>
            <w:rPr>
              <w:rFonts w:ascii="Cambria Math" w:hAnsi="Cambria Math" w:cs="Times New Roman"/>
            </w:rPr>
            <m:t xml:space="preserve">                </m:t>
          </m:r>
          <m:r>
            <m:rPr>
              <m:sty m:val="p"/>
            </m:rPr>
            <w:rPr>
              <w:rFonts w:ascii="Cambria Math" w:hAnsi="Cambria Math" w:cs="Times New Roman"/>
            </w:rPr>
            <m:t>where</m:t>
          </m:r>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φ</m:t>
              </m:r>
            </m:e>
            <m:sub>
              <m:r>
                <w:rPr>
                  <w:rFonts w:ascii="Cambria Math" w:hAnsi="Cambria Math" w:cs="Times New Roman"/>
                </w:rPr>
                <m:t>i</m:t>
              </m:r>
            </m:sub>
          </m:sSub>
          <m:r>
            <w:rPr>
              <w:rFonts w:ascii="Cambria Math" w:hAnsi="Cambria Math" w:cs="Times New Roman"/>
            </w:rPr>
            <m:t>=</m:t>
          </m:r>
          <m:f>
            <m:fPr>
              <m:ctrlPr>
                <w:rPr>
                  <w:rFonts w:ascii="Cambria Math" w:hAnsi="Cambria Math" w:cs="Times New Roman"/>
                  <w:i/>
                </w:rPr>
              </m:ctrlPr>
            </m:fPr>
            <m:num>
              <m:r>
                <m:rPr>
                  <m:sty m:val="p"/>
                </m:rPr>
                <w:rPr>
                  <w:rFonts w:ascii="Cambria Math" w:hAnsi="Cambria Math" w:cs="Times New Roman"/>
                </w:rPr>
                <m:t>exp⁡</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i</m:t>
                  </m:r>
                </m:sub>
              </m:sSub>
              <m:r>
                <w:rPr>
                  <w:rFonts w:ascii="Cambria Math" w:hAnsi="Cambria Math" w:cs="Times New Roman"/>
                </w:rPr>
                <m:t>)</m:t>
              </m:r>
            </m:num>
            <m:den>
              <m:nary>
                <m:naryPr>
                  <m:chr m:val="∑"/>
                  <m:limLoc m:val="subSup"/>
                  <m:supHide m:val="1"/>
                  <m:ctrlPr>
                    <w:rPr>
                      <w:rFonts w:ascii="Cambria Math" w:hAnsi="Cambria Math" w:cs="Times New Roman"/>
                      <w:i/>
                    </w:rPr>
                  </m:ctrlPr>
                </m:naryPr>
                <m:sub>
                  <m:r>
                    <w:rPr>
                      <w:rFonts w:ascii="Cambria Math" w:hAnsi="Cambria Math" w:cs="Times New Roman"/>
                    </w:rPr>
                    <m:t>i</m:t>
                  </m:r>
                </m:sub>
                <m:sup/>
                <m:e>
                  <m:r>
                    <m:rPr>
                      <m:sty m:val="p"/>
                    </m:rPr>
                    <w:rPr>
                      <w:rFonts w:ascii="Cambria Math" w:hAnsi="Cambria Math" w:cs="Times New Roman"/>
                    </w:rPr>
                    <m:t>exp⁡</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i</m:t>
                      </m:r>
                    </m:sub>
                  </m:sSub>
                  <m:r>
                    <w:rPr>
                      <w:rFonts w:ascii="Cambria Math" w:hAnsi="Cambria Math" w:cs="Times New Roman"/>
                    </w:rPr>
                    <m:t>)</m:t>
                  </m:r>
                </m:e>
              </m:nary>
            </m:den>
          </m:f>
        </m:oMath>
      </m:oMathPara>
    </w:p>
    <w:p w14:paraId="0F7021A1" w14:textId="49975575" w:rsidR="00B614CD" w:rsidRDefault="004D01B1" w:rsidP="004D01B1">
      <w:pPr>
        <w:pStyle w:val="BodyText"/>
        <w:spacing w:line="480" w:lineRule="auto"/>
        <w:ind w:right="309"/>
        <w:rPr>
          <w:rFonts w:ascii="Times New Roman" w:hAnsi="Times New Roman" w:cs="Times New Roman"/>
        </w:rPr>
      </w:pPr>
      <w:r>
        <w:rPr>
          <w:rFonts w:ascii="Times New Roman" w:hAnsi="Times New Roman" w:cs="Times New Roman"/>
        </w:rPr>
        <w:t xml:space="preserve">where the </w:t>
      </w:r>
      <m:oMath>
        <m:sSub>
          <m:sSubPr>
            <m:ctrlPr>
              <w:rPr>
                <w:rFonts w:ascii="Cambria Math" w:hAnsi="Cambria Math" w:cs="Times New Roman"/>
                <w:i/>
              </w:rPr>
            </m:ctrlPr>
          </m:sSubPr>
          <m:e>
            <m:r>
              <w:rPr>
                <w:rFonts w:ascii="Cambria Math" w:hAnsi="Cambria Math" w:cs="Times New Roman"/>
              </w:rPr>
              <m:t>φ</m:t>
            </m:r>
          </m:e>
          <m:sub>
            <m:r>
              <w:rPr>
                <w:rFonts w:ascii="Cambria Math" w:hAnsi="Cambria Math" w:cs="Times New Roman"/>
              </w:rPr>
              <m:t>i</m:t>
            </m:r>
          </m:sub>
        </m:sSub>
        <m:r>
          <w:rPr>
            <w:rFonts w:ascii="Cambria Math" w:hAnsi="Cambria Math" w:cs="Times New Roman"/>
          </w:rPr>
          <m:t>∈[0,1]</m:t>
        </m:r>
      </m:oMath>
      <w:r>
        <w:rPr>
          <w:rFonts w:ascii="Times New Roman" w:hAnsi="Times New Roman" w:cs="Times New Roman"/>
        </w:rPr>
        <w:t xml:space="preserve"> can be thought of as weights. </w:t>
      </w:r>
      <w:r w:rsidR="00DD6C5A" w:rsidRPr="00DD6C5A">
        <w:rPr>
          <w:rFonts w:ascii="Times New Roman" w:hAnsi="Times New Roman" w:cs="Times New Roman"/>
        </w:rPr>
        <w:t xml:space="preserve">This </w:t>
      </w:r>
      <w:r>
        <w:rPr>
          <w:rFonts w:ascii="Times New Roman" w:hAnsi="Times New Roman" w:cs="Times New Roman"/>
        </w:rPr>
        <w:t xml:space="preserve">“weighted” </w:t>
      </w:r>
      <w:r w:rsidR="00DD6C5A" w:rsidRPr="00DD6C5A">
        <w:rPr>
          <w:rFonts w:ascii="Times New Roman" w:hAnsi="Times New Roman" w:cs="Times New Roman"/>
        </w:rPr>
        <w:t>expression makes clear that</w:t>
      </w:r>
      <w:r w:rsidR="001200D7" w:rsidRPr="007A6550">
        <w:rPr>
          <w:rFonts w:ascii="Times New Roman" w:hAnsi="Times New Roman" w:cs="Times New Roman"/>
        </w:rPr>
        <w:t xml:space="preserve"> when the </w:t>
      </w: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i</m:t>
            </m:r>
          </m:sub>
        </m:sSub>
      </m:oMath>
      <w:r w:rsidR="008B71BD" w:rsidRPr="007A6550">
        <w:rPr>
          <w:rFonts w:ascii="Times New Roman" w:hAnsi="Times New Roman" w:cs="Times New Roman"/>
        </w:rPr>
        <w:t xml:space="preserve"> </w:t>
      </w:r>
      <w:r w:rsidR="001200D7" w:rsidRPr="007A6550">
        <w:rPr>
          <w:rFonts w:ascii="Times New Roman" w:hAnsi="Times New Roman" w:cs="Times New Roman"/>
        </w:rPr>
        <w:t xml:space="preserve">are large for large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i1</m:t>
            </m:r>
          </m:sub>
        </m:sSub>
      </m:oMath>
      <w:r w:rsidR="008B71BD" w:rsidRPr="007A6550">
        <w:rPr>
          <w:rFonts w:ascii="Times New Roman" w:hAnsi="Times New Roman" w:cs="Times New Roman"/>
        </w:rPr>
        <w:t xml:space="preserve"> </w:t>
      </w:r>
      <w:r w:rsidR="001200D7" w:rsidRPr="007A6550">
        <w:rPr>
          <w:rFonts w:ascii="Times New Roman" w:hAnsi="Times New Roman" w:cs="Times New Roman"/>
        </w:rPr>
        <w:t>(i.e., co-occur</w:t>
      </w:r>
      <w:r w:rsidR="0052012C">
        <w:rPr>
          <w:rFonts w:ascii="Times New Roman" w:hAnsi="Times New Roman" w:cs="Times New Roman"/>
        </w:rPr>
        <w:t>r</w:t>
      </w:r>
      <w:r w:rsidR="001200D7" w:rsidRPr="007A6550">
        <w:rPr>
          <w:rFonts w:ascii="Times New Roman" w:hAnsi="Times New Roman" w:cs="Times New Roman"/>
        </w:rPr>
        <w:t xml:space="preserve">ence of racialized residential segregation and higher baseline health risk in predominately Black communities), the conditional estimator </w:t>
      </w:r>
      <m:oMath>
        <m:sSubSup>
          <m:sSubSupPr>
            <m:ctrlPr>
              <w:rPr>
                <w:rFonts w:ascii="Cambria Math" w:hAnsi="Cambria Math" w:cs="Times New Roman"/>
                <w:i/>
              </w:rPr>
            </m:ctrlPr>
          </m:sSubSupPr>
          <m:e>
            <m:acc>
              <m:accPr>
                <m:ctrlPr>
                  <w:rPr>
                    <w:rFonts w:ascii="Cambria Math" w:hAnsi="Cambria Math" w:cs="Times New Roman"/>
                    <w:i/>
                  </w:rPr>
                </m:ctrlPr>
              </m:accPr>
              <m:e>
                <m:r>
                  <w:rPr>
                    <w:rFonts w:ascii="Cambria Math" w:hAnsi="Cambria Math" w:cs="Times New Roman"/>
                  </w:rPr>
                  <m:t>β</m:t>
                </m:r>
              </m:e>
            </m:acc>
          </m:e>
          <m:sub>
            <m:r>
              <w:rPr>
                <w:rFonts w:ascii="Cambria Math" w:hAnsi="Cambria Math" w:cs="Times New Roman"/>
              </w:rPr>
              <m:t>1</m:t>
            </m:r>
          </m:sub>
          <m:sup>
            <m:r>
              <w:rPr>
                <w:rFonts w:ascii="Cambria Math" w:hAnsi="Cambria Math" w:cs="Times New Roman"/>
              </w:rPr>
              <m:t>*</m:t>
            </m:r>
          </m:sup>
        </m:sSubSup>
      </m:oMath>
      <w:r w:rsidR="008B71BD" w:rsidRPr="007A6550">
        <w:rPr>
          <w:rFonts w:ascii="Times New Roman" w:hAnsi="Times New Roman" w:cs="Times New Roman"/>
        </w:rPr>
        <w:t xml:space="preserve"> </w:t>
      </w:r>
      <w:r w:rsidR="001200D7" w:rsidRPr="007A6550">
        <w:rPr>
          <w:rFonts w:ascii="Times New Roman" w:hAnsi="Times New Roman" w:cs="Times New Roman"/>
        </w:rPr>
        <w:t>up</w:t>
      </w:r>
      <w:r w:rsidR="00F31C0D">
        <w:rPr>
          <w:rFonts w:ascii="Times New Roman" w:hAnsi="Times New Roman" w:cs="Times New Roman"/>
        </w:rPr>
        <w:t>-</w:t>
      </w:r>
      <w:r w:rsidR="001200D7" w:rsidRPr="007A6550">
        <w:rPr>
          <w:rFonts w:ascii="Times New Roman" w:hAnsi="Times New Roman" w:cs="Times New Roman"/>
        </w:rPr>
        <w:t>weights the Black expected counts in the denominator that are the largest, and down</w:t>
      </w:r>
      <w:r w:rsidR="00F31C0D">
        <w:rPr>
          <w:rFonts w:ascii="Times New Roman" w:hAnsi="Times New Roman" w:cs="Times New Roman"/>
        </w:rPr>
        <w:t>-</w:t>
      </w:r>
      <w:r w:rsidR="001200D7" w:rsidRPr="007A6550">
        <w:rPr>
          <w:rFonts w:ascii="Times New Roman" w:hAnsi="Times New Roman" w:cs="Times New Roman"/>
        </w:rPr>
        <w:t>weights the</w:t>
      </w:r>
      <w:r w:rsidR="00391D4D" w:rsidRPr="007A6550">
        <w:rPr>
          <w:rFonts w:ascii="Times New Roman" w:hAnsi="Times New Roman" w:cs="Times New Roman"/>
        </w:rPr>
        <w:t xml:space="preserve"> WNH</w:t>
      </w:r>
      <w:r w:rsidR="001200D7" w:rsidRPr="007A6550">
        <w:rPr>
          <w:rFonts w:ascii="Times New Roman" w:hAnsi="Times New Roman" w:cs="Times New Roman"/>
        </w:rPr>
        <w:t xml:space="preserve"> counts in the numerator that are the largest. </w:t>
      </w:r>
      <w:r w:rsidR="000E4D98">
        <w:rPr>
          <w:rFonts w:ascii="Times New Roman" w:hAnsi="Times New Roman" w:cs="Times New Roman"/>
        </w:rPr>
        <w:t xml:space="preserve">Comparing this to the estimator </w:t>
      </w:r>
      <m:oMath>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α</m:t>
                </m:r>
              </m:e>
            </m:acc>
          </m:e>
          <m:sub>
            <m:r>
              <w:rPr>
                <w:rFonts w:ascii="Cambria Math" w:hAnsi="Cambria Math" w:cs="Times New Roman"/>
              </w:rPr>
              <m:t>1</m:t>
            </m:r>
          </m:sub>
        </m:sSub>
      </m:oMath>
      <w:r w:rsidR="000E4D98">
        <w:rPr>
          <w:rFonts w:ascii="Times New Roman" w:hAnsi="Times New Roman" w:cs="Times New Roman"/>
        </w:rPr>
        <w:t xml:space="preserve"> in equation (3), </w:t>
      </w:r>
      <w:r w:rsidR="00230F16">
        <w:rPr>
          <w:rFonts w:ascii="Times New Roman" w:hAnsi="Times New Roman" w:cs="Times New Roman"/>
        </w:rPr>
        <w:t>which takes the same form but with</w:t>
      </w:r>
      <w:r w:rsidR="004C4252">
        <w:rPr>
          <w:rFonts w:ascii="Times New Roman" w:hAnsi="Times New Roman" w:cs="Times New Roman"/>
        </w:rPr>
        <w:t xml:space="preserve"> weights</w:t>
      </w:r>
      <w:r w:rsidR="00230F16">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φ</m:t>
            </m:r>
          </m:e>
          <m:sub>
            <m:r>
              <w:rPr>
                <w:rFonts w:ascii="Cambria Math" w:hAnsi="Cambria Math" w:cs="Times New Roman"/>
              </w:rPr>
              <m:t>i</m:t>
            </m:r>
          </m:sub>
        </m:sSub>
        <m:r>
          <w:rPr>
            <w:rFonts w:ascii="Cambria Math" w:hAnsi="Cambria Math" w:cs="Times New Roman"/>
          </w:rPr>
          <m:t>=1/N</m:t>
        </m:r>
      </m:oMath>
      <w:r w:rsidR="001200D7" w:rsidRPr="007A6550">
        <w:rPr>
          <w:rFonts w:ascii="Times New Roman" w:hAnsi="Times New Roman" w:cs="Times New Roman"/>
        </w:rPr>
        <w:t>,</w:t>
      </w:r>
      <w:r>
        <w:rPr>
          <w:rFonts w:ascii="Times New Roman" w:hAnsi="Times New Roman" w:cs="Times New Roman"/>
        </w:rPr>
        <w:t xml:space="preserve"> we see that</w:t>
      </w:r>
      <w:r w:rsidR="004B39B4">
        <w:rPr>
          <w:rFonts w:ascii="Times New Roman" w:hAnsi="Times New Roman" w:cs="Times New Roman"/>
        </w:rPr>
        <w:t xml:space="preserve"> when </w:t>
      </w:r>
      <m:oMath>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α</m:t>
                </m:r>
              </m:e>
            </m:acc>
          </m:e>
          <m:sub>
            <m:r>
              <w:rPr>
                <w:rFonts w:ascii="Cambria Math" w:hAnsi="Cambria Math" w:cs="Times New Roman"/>
              </w:rPr>
              <m:t>1</m:t>
            </m:r>
          </m:sub>
        </m:sSub>
        <m:r>
          <w:rPr>
            <w:rFonts w:ascii="Cambria Math" w:hAnsi="Cambria Math" w:cs="Times New Roman"/>
          </w:rPr>
          <m:t xml:space="preserve">&gt;0, </m:t>
        </m:r>
      </m:oMath>
      <w:r w:rsidR="004B39B4">
        <w:rPr>
          <w:rFonts w:ascii="Times New Roman" w:hAnsi="Times New Roman" w:cs="Times New Roman"/>
        </w:rPr>
        <w:t xml:space="preserve"> we also have</w:t>
      </w:r>
      <w:r w:rsidR="001200D7" w:rsidRPr="007A6550">
        <w:rPr>
          <w:rFonts w:ascii="Times New Roman" w:hAnsi="Times New Roman" w:cs="Times New Roman"/>
        </w:rPr>
        <w:t xml:space="preserve"> </w:t>
      </w:r>
      <m:oMath>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α</m:t>
                </m:r>
              </m:e>
            </m:acc>
          </m:e>
          <m:sub>
            <m:r>
              <w:rPr>
                <w:rFonts w:ascii="Cambria Math" w:hAnsi="Cambria Math" w:cs="Times New Roman"/>
              </w:rPr>
              <m:t>1</m:t>
            </m:r>
          </m:sub>
        </m:sSub>
        <m:r>
          <w:rPr>
            <w:rFonts w:ascii="Cambria Math" w:hAnsi="Cambria Math" w:cs="Times New Roman"/>
          </w:rPr>
          <m:t>&gt;</m:t>
        </m:r>
        <m:sSubSup>
          <m:sSubSupPr>
            <m:ctrlPr>
              <w:rPr>
                <w:rFonts w:ascii="Cambria Math" w:hAnsi="Cambria Math" w:cs="Times New Roman"/>
                <w:i/>
              </w:rPr>
            </m:ctrlPr>
          </m:sSubSupPr>
          <m:e>
            <m:acc>
              <m:accPr>
                <m:ctrlPr>
                  <w:rPr>
                    <w:rFonts w:ascii="Cambria Math" w:hAnsi="Cambria Math" w:cs="Times New Roman"/>
                    <w:i/>
                  </w:rPr>
                </m:ctrlPr>
              </m:accPr>
              <m:e>
                <m:r>
                  <w:rPr>
                    <w:rFonts w:ascii="Cambria Math" w:hAnsi="Cambria Math" w:cs="Times New Roman"/>
                  </w:rPr>
                  <m:t>β</m:t>
                </m:r>
              </m:e>
            </m:acc>
          </m:e>
          <m:sub>
            <m:r>
              <w:rPr>
                <w:rFonts w:ascii="Cambria Math" w:hAnsi="Cambria Math" w:cs="Times New Roman"/>
              </w:rPr>
              <m:t>1</m:t>
            </m:r>
          </m:sub>
          <m:sup>
            <m:r>
              <w:rPr>
                <w:rFonts w:ascii="Cambria Math" w:hAnsi="Cambria Math" w:cs="Times New Roman"/>
              </w:rPr>
              <m:t>*</m:t>
            </m:r>
          </m:sup>
        </m:sSubSup>
      </m:oMath>
      <w:r w:rsidR="001200D7" w:rsidRPr="007A6550">
        <w:rPr>
          <w:rFonts w:ascii="Times New Roman" w:hAnsi="Times New Roman" w:cs="Times New Roman"/>
        </w:rPr>
        <w:t xml:space="preserve">. </w:t>
      </w:r>
      <w:r w:rsidR="001C139B" w:rsidRPr="007A6550">
        <w:rPr>
          <w:rFonts w:ascii="Times New Roman" w:hAnsi="Times New Roman" w:cs="Times New Roman"/>
        </w:rPr>
        <w:t>Thus</w:t>
      </w:r>
      <w:r w:rsidR="00391D4D" w:rsidRPr="007A6550">
        <w:rPr>
          <w:rFonts w:ascii="Times New Roman" w:hAnsi="Times New Roman" w:cs="Times New Roman"/>
        </w:rPr>
        <w:t>,</w:t>
      </w:r>
      <w:r w:rsidR="001C139B" w:rsidRPr="007A6550">
        <w:rPr>
          <w:rFonts w:ascii="Times New Roman" w:hAnsi="Times New Roman" w:cs="Times New Roman"/>
        </w:rPr>
        <w:t xml:space="preserve"> the </w:t>
      </w:r>
      <w:r w:rsidR="008B71BD" w:rsidRPr="007A6550">
        <w:rPr>
          <w:rFonts w:ascii="Times New Roman" w:hAnsi="Times New Roman" w:cs="Times New Roman"/>
        </w:rPr>
        <w:t xml:space="preserve">marginal estimate will be larger than the conditional estimate in the presence of racialized residential segregation and higher baseline risks in predominately </w:t>
      </w:r>
      <w:r w:rsidR="008B71BD" w:rsidRPr="007A6550">
        <w:rPr>
          <w:rFonts w:ascii="Times New Roman" w:hAnsi="Times New Roman" w:cs="Times New Roman"/>
        </w:rPr>
        <w:lastRenderedPageBreak/>
        <w:t>Black communities. This suggests that</w:t>
      </w:r>
      <w:r w:rsidR="006318DC">
        <w:rPr>
          <w:rFonts w:ascii="Times New Roman" w:hAnsi="Times New Roman" w:cs="Times New Roman"/>
        </w:rPr>
        <w:t xml:space="preserve">, in the presence of </w:t>
      </w:r>
      <w:r w:rsidR="00DF1C53">
        <w:rPr>
          <w:rFonts w:ascii="Times New Roman" w:hAnsi="Times New Roman" w:cs="Times New Roman"/>
        </w:rPr>
        <w:t>offset endogeneity</w:t>
      </w:r>
      <w:r w:rsidR="006318DC">
        <w:rPr>
          <w:rFonts w:ascii="Times New Roman" w:hAnsi="Times New Roman" w:cs="Times New Roman"/>
        </w:rPr>
        <w:t>,</w:t>
      </w:r>
      <w:r w:rsidR="008B71BD" w:rsidRPr="007A6550">
        <w:rPr>
          <w:rFonts w:ascii="Times New Roman" w:hAnsi="Times New Roman" w:cs="Times New Roman"/>
        </w:rPr>
        <w:t xml:space="preserve"> the health inequity estimate from the GLMM will be an underestimate of the marginal association.</w:t>
      </w:r>
    </w:p>
    <w:p w14:paraId="187BF4F6" w14:textId="602891D9" w:rsidR="008B71BD" w:rsidRPr="007A6550" w:rsidRDefault="008B71BD" w:rsidP="00B614CD">
      <w:pPr>
        <w:pStyle w:val="BodyText"/>
        <w:spacing w:line="480" w:lineRule="auto"/>
        <w:ind w:right="1090" w:firstLine="720"/>
        <w:rPr>
          <w:rFonts w:ascii="Times New Roman" w:hAnsi="Times New Roman" w:cs="Times New Roman"/>
        </w:rPr>
      </w:pPr>
      <w:r w:rsidRPr="007A6550">
        <w:rPr>
          <w:rFonts w:ascii="Times New Roman" w:hAnsi="Times New Roman" w:cs="Times New Roman"/>
        </w:rPr>
        <w:t xml:space="preserve">Our MA premature mortality data illustrate this phenomenon (Figure 3). In the left panel, the CT observed vs expected counts are plotted for Black and WNH populations, and a steeper positive relationship on average for the Black population is evident by the corresponding regression lines. In the right panel, we multiply the expected counts for each racialized group by the total-CT baseline mortality rate, which we call the “adjusted expected premature mortality”. After this adjustment, a steeper relationship on average for the </w:t>
      </w:r>
      <w:r w:rsidR="003012C1" w:rsidRPr="007A6550">
        <w:rPr>
          <w:rFonts w:ascii="Times New Roman" w:hAnsi="Times New Roman" w:cs="Times New Roman"/>
        </w:rPr>
        <w:t>WNH</w:t>
      </w:r>
      <w:r w:rsidRPr="007A6550">
        <w:rPr>
          <w:rFonts w:ascii="Times New Roman" w:hAnsi="Times New Roman" w:cs="Times New Roman"/>
        </w:rPr>
        <w:t xml:space="preserve"> population emerges. The left panel roughly corresponds to the Black vs WNH relationship detected by the GLM and the right panel to the relationship detected by the GLMM. We delve deeper into this issue below with pseudo-simulated data and provide results for the MA premature mortality data.</w:t>
      </w:r>
    </w:p>
    <w:p w14:paraId="1D860235" w14:textId="0CF91B63" w:rsidR="008B71BD" w:rsidRPr="007A6550" w:rsidRDefault="0048158B" w:rsidP="00F43996">
      <w:pPr>
        <w:pStyle w:val="Heading2"/>
        <w:rPr>
          <w:rFonts w:cs="Times New Roman"/>
          <w:lang w:val="en-US"/>
        </w:rPr>
      </w:pPr>
      <w:r>
        <w:rPr>
          <w:rFonts w:cs="Times New Roman"/>
          <w:lang w:val="en-US"/>
        </w:rPr>
        <w:t>4</w:t>
      </w:r>
      <w:r w:rsidR="001704DE" w:rsidRPr="007A6550">
        <w:rPr>
          <w:rFonts w:cs="Times New Roman"/>
          <w:lang w:val="en-US"/>
        </w:rPr>
        <w:t xml:space="preserve">.3 </w:t>
      </w:r>
      <w:r w:rsidR="008B71BD" w:rsidRPr="007A6550">
        <w:rPr>
          <w:rFonts w:cs="Times New Roman"/>
          <w:lang w:val="en-US"/>
        </w:rPr>
        <w:t>Separating neighborhood racialized composition from individual membership in racialized groups in health inequities modelling: the “individual and neighborhood inequities” model</w:t>
      </w:r>
    </w:p>
    <w:p w14:paraId="4C81FE22" w14:textId="0E6B7164" w:rsidR="008B71BD" w:rsidRPr="007A6550" w:rsidRDefault="008B71BD" w:rsidP="00F43996">
      <w:pPr>
        <w:pStyle w:val="BodyText"/>
        <w:spacing w:line="480" w:lineRule="auto"/>
        <w:ind w:right="1090"/>
        <w:rPr>
          <w:rFonts w:ascii="Times New Roman" w:hAnsi="Times New Roman" w:cs="Times New Roman"/>
        </w:rPr>
      </w:pPr>
      <w:r w:rsidRPr="007A6550">
        <w:rPr>
          <w:rFonts w:ascii="Times New Roman" w:hAnsi="Times New Roman" w:cs="Times New Roman"/>
        </w:rPr>
        <w:t xml:space="preserve">The phenomenon described above leads to a GLM RR estimate that reflects the marginal comparison of Black vs. </w:t>
      </w:r>
      <w:r w:rsidR="00D455D6" w:rsidRPr="007A6550">
        <w:rPr>
          <w:rFonts w:ascii="Times New Roman" w:hAnsi="Times New Roman" w:cs="Times New Roman"/>
        </w:rPr>
        <w:t>WNH</w:t>
      </w:r>
      <w:r w:rsidRPr="007A6550">
        <w:rPr>
          <w:rFonts w:ascii="Times New Roman" w:hAnsi="Times New Roman" w:cs="Times New Roman"/>
        </w:rPr>
        <w:t xml:space="preserve"> premature mortality across all CTs, while</w:t>
      </w:r>
    </w:p>
    <w:p w14:paraId="31FF3A4A" w14:textId="07C96D05" w:rsidR="008B71BD" w:rsidRPr="007A6550" w:rsidRDefault="008B71BD" w:rsidP="00F43996">
      <w:pPr>
        <w:pStyle w:val="BodyText"/>
        <w:spacing w:line="480" w:lineRule="auto"/>
        <w:ind w:right="1090"/>
        <w:rPr>
          <w:rFonts w:ascii="Times New Roman" w:hAnsi="Times New Roman" w:cs="Times New Roman"/>
        </w:rPr>
      </w:pPr>
      <w:r w:rsidRPr="007A6550">
        <w:rPr>
          <w:rFonts w:ascii="Times New Roman" w:hAnsi="Times New Roman" w:cs="Times New Roman"/>
        </w:rPr>
        <w:t xml:space="preserve">the GLMM RR estimate </w:t>
      </w:r>
      <w:r w:rsidR="00F92D37" w:rsidRPr="007A6550">
        <w:rPr>
          <w:rFonts w:ascii="Times New Roman" w:hAnsi="Times New Roman" w:cs="Times New Roman"/>
        </w:rPr>
        <w:t>more closely approximates</w:t>
      </w:r>
      <w:r w:rsidRPr="007A6550">
        <w:rPr>
          <w:rFonts w:ascii="Times New Roman" w:hAnsi="Times New Roman" w:cs="Times New Roman"/>
        </w:rPr>
        <w:t xml:space="preserve"> a conditional comparison of Black vs</w:t>
      </w:r>
      <w:r w:rsidR="00771A41" w:rsidRPr="007A6550">
        <w:rPr>
          <w:rFonts w:ascii="Times New Roman" w:hAnsi="Times New Roman" w:cs="Times New Roman"/>
        </w:rPr>
        <w:t>.</w:t>
      </w:r>
      <w:r w:rsidRPr="007A6550">
        <w:rPr>
          <w:rFonts w:ascii="Times New Roman" w:hAnsi="Times New Roman" w:cs="Times New Roman"/>
        </w:rPr>
        <w:t xml:space="preserve"> </w:t>
      </w:r>
      <w:r w:rsidR="00D455D6" w:rsidRPr="007A6550">
        <w:rPr>
          <w:rFonts w:ascii="Times New Roman" w:hAnsi="Times New Roman" w:cs="Times New Roman"/>
        </w:rPr>
        <w:t>WNH</w:t>
      </w:r>
      <w:r w:rsidRPr="007A6550">
        <w:rPr>
          <w:rFonts w:ascii="Times New Roman" w:hAnsi="Times New Roman" w:cs="Times New Roman"/>
        </w:rPr>
        <w:t xml:space="preserve"> premature mortality within a given CT. Thus, the GLMM RR is effectively comparing mortality rates for Black vs</w:t>
      </w:r>
      <w:r w:rsidR="00D922CB" w:rsidRPr="007A6550">
        <w:rPr>
          <w:rFonts w:ascii="Times New Roman" w:hAnsi="Times New Roman" w:cs="Times New Roman"/>
        </w:rPr>
        <w:t>.</w:t>
      </w:r>
      <w:r w:rsidRPr="007A6550">
        <w:rPr>
          <w:rFonts w:ascii="Times New Roman" w:hAnsi="Times New Roman" w:cs="Times New Roman"/>
        </w:rPr>
        <w:t xml:space="preserve"> </w:t>
      </w:r>
      <w:r w:rsidR="00D455D6" w:rsidRPr="007A6550">
        <w:rPr>
          <w:rFonts w:ascii="Times New Roman" w:hAnsi="Times New Roman" w:cs="Times New Roman"/>
        </w:rPr>
        <w:t>WNH</w:t>
      </w:r>
      <w:r w:rsidRPr="007A6550">
        <w:rPr>
          <w:rFonts w:ascii="Times New Roman" w:hAnsi="Times New Roman" w:cs="Times New Roman"/>
        </w:rPr>
        <w:t xml:space="preserve"> individuals living in the same neighborhood. </w:t>
      </w:r>
      <w:r w:rsidR="00A45E45">
        <w:rPr>
          <w:rFonts w:ascii="Times New Roman" w:hAnsi="Times New Roman" w:cs="Times New Roman"/>
        </w:rPr>
        <w:t>As discussed above, t</w:t>
      </w:r>
      <w:r w:rsidRPr="007A6550">
        <w:rPr>
          <w:rFonts w:ascii="Times New Roman" w:hAnsi="Times New Roman" w:cs="Times New Roman"/>
        </w:rPr>
        <w:t xml:space="preserve">he goal of small area health inequity modeling is, in general, not to estimate the causal effect on the outcome of an individual belonging to a specified social group(s), but rather to understand how an accumulation social factors results in social group inequities in the occurrence (e.g., incidence) of adverse health </w:t>
      </w:r>
      <w:r w:rsidRPr="007A6550">
        <w:rPr>
          <w:rFonts w:ascii="Times New Roman" w:hAnsi="Times New Roman" w:cs="Times New Roman"/>
        </w:rPr>
        <w:lastRenderedPageBreak/>
        <w:t xml:space="preserve">events. Thus, </w:t>
      </w:r>
      <w:r w:rsidR="00D922CB" w:rsidRPr="007A6550">
        <w:rPr>
          <w:rFonts w:ascii="Times New Roman" w:hAnsi="Times New Roman" w:cs="Times New Roman"/>
        </w:rPr>
        <w:t>the</w:t>
      </w:r>
      <w:r w:rsidRPr="007A6550">
        <w:rPr>
          <w:rFonts w:ascii="Times New Roman" w:hAnsi="Times New Roman" w:cs="Times New Roman"/>
        </w:rPr>
        <w:t xml:space="preserve"> GLMM may be “adjusting away” the association of interest in disease mapping studies of health inequities.</w:t>
      </w:r>
    </w:p>
    <w:p w14:paraId="2E5820A8" w14:textId="7F16CC73" w:rsidR="008B71BD" w:rsidRPr="007A6550" w:rsidRDefault="008B71BD" w:rsidP="00F43996">
      <w:pPr>
        <w:pStyle w:val="BodyText"/>
        <w:spacing w:line="480" w:lineRule="auto"/>
        <w:ind w:right="1090" w:firstLine="720"/>
        <w:rPr>
          <w:rFonts w:ascii="Times New Roman" w:hAnsi="Times New Roman" w:cs="Times New Roman"/>
        </w:rPr>
      </w:pPr>
      <w:r w:rsidRPr="007A6550">
        <w:rPr>
          <w:rFonts w:ascii="Times New Roman" w:hAnsi="Times New Roman" w:cs="Times New Roman"/>
        </w:rPr>
        <w:t>Because the GLMM may implicitly separate the neighborhood-level social group associations (random effect) from the individual-level social group associations (fixed effects), we suggest explicitly disentangling these factors in the models through the use of additional area-level fixed effects. In particular, we recommend the following modified GLMM model specification: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8"/>
        <w:gridCol w:w="6750"/>
        <w:gridCol w:w="990"/>
      </w:tblGrid>
      <w:tr w:rsidR="00D455D6" w:rsidRPr="007A6550" w14:paraId="733C0C5D" w14:textId="77777777" w:rsidTr="00D455D6">
        <w:tc>
          <w:tcPr>
            <w:tcW w:w="918" w:type="dxa"/>
          </w:tcPr>
          <w:p w14:paraId="2C1982E9" w14:textId="77777777" w:rsidR="00D455D6" w:rsidRPr="007A6550" w:rsidRDefault="00D455D6" w:rsidP="00F43996">
            <w:pPr>
              <w:pStyle w:val="BodyText"/>
              <w:spacing w:line="480" w:lineRule="auto"/>
              <w:rPr>
                <w:rFonts w:ascii="Times New Roman" w:hAnsi="Times New Roman" w:cs="Times New Roman"/>
              </w:rPr>
            </w:pPr>
          </w:p>
        </w:tc>
        <w:tc>
          <w:tcPr>
            <w:tcW w:w="6750" w:type="dxa"/>
            <w:vAlign w:val="center"/>
          </w:tcPr>
          <w:p w14:paraId="69BFEC93" w14:textId="1AA9A535" w:rsidR="00D455D6" w:rsidRPr="007A6550" w:rsidRDefault="00FE7D33" w:rsidP="00F43996">
            <w:pPr>
              <w:pStyle w:val="BodyText"/>
              <w:spacing w:line="480" w:lineRule="auto"/>
              <w:rPr>
                <w:rFonts w:ascii="Times New Roman" w:hAnsi="Times New Roman" w:cs="Times New Roman"/>
              </w:rPr>
            </w:pPr>
            <m:oMathPara>
              <m:oMath>
                <m:func>
                  <m:funcPr>
                    <m:ctrlPr>
                      <w:rPr>
                        <w:rFonts w:ascii="Cambria Math" w:hAnsi="Cambria Math" w:cs="Times New Roman"/>
                      </w:rPr>
                    </m:ctrlPr>
                  </m:funcPr>
                  <m:fName>
                    <m:r>
                      <m:rPr>
                        <m:sty m:val="p"/>
                      </m:rPr>
                      <w:rPr>
                        <w:rFonts w:ascii="Cambria Math" w:hAnsi="Cambria Math" w:cs="Times New Roman"/>
                      </w:rPr>
                      <m:t>log</m:t>
                    </m:r>
                  </m:fName>
                  <m:e>
                    <m:d>
                      <m:dPr>
                        <m:ctrlPr>
                          <w:rPr>
                            <w:rFonts w:ascii="Cambria Math" w:hAnsi="Cambria Math" w:cs="Times New Roman"/>
                            <w:i/>
                          </w:rPr>
                        </m:ctrlPr>
                      </m:dPr>
                      <m:e>
                        <m:r>
                          <w:rPr>
                            <w:rFonts w:ascii="Cambria Math" w:hAnsi="Cambria Math" w:cs="Times New Roman"/>
                          </w:rPr>
                          <m:t>E</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ij</m:t>
                                </m:r>
                              </m:sub>
                            </m:sSub>
                          </m:e>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ij</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i</m:t>
                                </m:r>
                              </m:sub>
                            </m:sSub>
                          </m:e>
                        </m:d>
                      </m:e>
                    </m:d>
                  </m:e>
                </m:fun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1</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ij</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2</m:t>
                    </m:r>
                  </m:sub>
                </m:sSub>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i</m:t>
                    </m:r>
                  </m:sub>
                </m:sSub>
                <m:r>
                  <w:rPr>
                    <w:rFonts w:ascii="Cambria Math" w:hAnsi="Cambria Math" w:cs="Times New Roman"/>
                  </w:rPr>
                  <m:t>+</m:t>
                </m:r>
                <m:func>
                  <m:funcPr>
                    <m:ctrlPr>
                      <w:rPr>
                        <w:rFonts w:ascii="Cambria Math" w:hAnsi="Cambria Math" w:cs="Times New Roman"/>
                        <w:i/>
                      </w:rPr>
                    </m:ctrlPr>
                  </m:funcPr>
                  <m:fName>
                    <m:r>
                      <m:rPr>
                        <m:sty m:val="p"/>
                      </m:rPr>
                      <w:rPr>
                        <w:rFonts w:ascii="Cambria Math" w:hAnsi="Cambria Math" w:cs="Times New Roman"/>
                      </w:rPr>
                      <m:t>log</m:t>
                    </m:r>
                  </m:fName>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ij</m:t>
                            </m:r>
                          </m:sub>
                        </m:sSub>
                      </m:e>
                    </m:d>
                  </m:e>
                </m:func>
              </m:oMath>
            </m:oMathPara>
          </w:p>
        </w:tc>
        <w:tc>
          <w:tcPr>
            <w:tcW w:w="990" w:type="dxa"/>
            <w:vAlign w:val="center"/>
          </w:tcPr>
          <w:p w14:paraId="02E3ABA2" w14:textId="1D54CB25" w:rsidR="00D455D6" w:rsidRPr="007A6550" w:rsidRDefault="00D455D6" w:rsidP="00F43996">
            <w:pPr>
              <w:pStyle w:val="BodyText"/>
              <w:spacing w:line="480" w:lineRule="auto"/>
              <w:rPr>
                <w:rFonts w:ascii="Times New Roman" w:hAnsi="Times New Roman" w:cs="Times New Roman"/>
              </w:rPr>
            </w:pPr>
            <w:r w:rsidRPr="007A6550">
              <w:rPr>
                <w:rFonts w:ascii="Times New Roman" w:hAnsi="Times New Roman" w:cs="Times New Roman"/>
              </w:rPr>
              <w:t>(</w:t>
            </w:r>
            <w:r w:rsidRPr="007A6550">
              <w:rPr>
                <w:rFonts w:ascii="Times New Roman" w:hAnsi="Times New Roman" w:cs="Times New Roman"/>
              </w:rPr>
              <w:fldChar w:fldCharType="begin"/>
            </w:r>
            <w:r w:rsidRPr="007A6550">
              <w:rPr>
                <w:rFonts w:ascii="Times New Roman" w:hAnsi="Times New Roman" w:cs="Times New Roman"/>
              </w:rPr>
              <w:instrText xml:space="preserve"> EQ </w:instrText>
            </w:r>
            <w:r w:rsidRPr="007A6550">
              <w:rPr>
                <w:rFonts w:ascii="Times New Roman" w:hAnsi="Times New Roman" w:cs="Times New Roman"/>
              </w:rPr>
              <w:fldChar w:fldCharType="end"/>
            </w:r>
            <w:r w:rsidRPr="007A6550">
              <w:rPr>
                <w:rFonts w:ascii="Times New Roman" w:hAnsi="Times New Roman" w:cs="Times New Roman"/>
              </w:rPr>
              <w:t>5)</w:t>
            </w:r>
          </w:p>
        </w:tc>
      </w:tr>
    </w:tbl>
    <w:p w14:paraId="1C45DA77" w14:textId="39B23852" w:rsidR="00D455D6" w:rsidRPr="007A6550" w:rsidRDefault="00D455D6" w:rsidP="00F43996">
      <w:pPr>
        <w:pStyle w:val="BodyText"/>
        <w:spacing w:line="480" w:lineRule="auto"/>
        <w:ind w:left="117" w:right="1090"/>
        <w:rPr>
          <w:rFonts w:ascii="Times New Roman" w:hAnsi="Times New Roman" w:cs="Times New Roman"/>
        </w:rPr>
      </w:pPr>
      <w:r w:rsidRPr="007A6550">
        <w:rPr>
          <w:rFonts w:ascii="Times New Roman" w:hAnsi="Times New Roman" w:cs="Times New Roman"/>
        </w:rPr>
        <w:t xml:space="preserve">where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i</m:t>
            </m:r>
          </m:sub>
        </m:sSub>
      </m:oMath>
      <w:r w:rsidRPr="007A6550">
        <w:rPr>
          <w:rFonts w:ascii="Times New Roman" w:hAnsi="Times New Roman" w:cs="Times New Roman"/>
          <w:i/>
        </w:rPr>
        <w:t xml:space="preserve"> </w:t>
      </w:r>
      <w:r w:rsidRPr="007A6550">
        <w:rPr>
          <w:rFonts w:ascii="Times New Roman" w:hAnsi="Times New Roman" w:cs="Times New Roman"/>
        </w:rPr>
        <w:t>is</w:t>
      </w:r>
      <w:r w:rsidR="00867F93">
        <w:rPr>
          <w:rFonts w:ascii="Times New Roman" w:hAnsi="Times New Roman" w:cs="Times New Roman"/>
        </w:rPr>
        <w:t xml:space="preserve"> the CT-level marginalized group composition</w:t>
      </w:r>
      <w:r w:rsidRPr="007A6550">
        <w:rPr>
          <w:rFonts w:ascii="Times New Roman" w:hAnsi="Times New Roman" w:cs="Times New Roman"/>
        </w:rPr>
        <w:t xml:space="preserve"> </w:t>
      </w:r>
      <w:r w:rsidR="00867F93">
        <w:rPr>
          <w:rFonts w:ascii="Times New Roman" w:hAnsi="Times New Roman" w:cs="Times New Roman"/>
        </w:rPr>
        <w:t>(</w:t>
      </w:r>
      <w:r w:rsidRPr="007A6550">
        <w:rPr>
          <w:rFonts w:ascii="Times New Roman" w:hAnsi="Times New Roman" w:cs="Times New Roman"/>
        </w:rPr>
        <w:t xml:space="preserve">say, the percent Black in </w:t>
      </w:r>
      <w:r w:rsidR="00867F93">
        <w:rPr>
          <w:rFonts w:ascii="Times New Roman" w:hAnsi="Times New Roman" w:cs="Times New Roman"/>
        </w:rPr>
        <w:t xml:space="preserve">the </w:t>
      </w:r>
      <w:r w:rsidRPr="007A6550">
        <w:rPr>
          <w:rFonts w:ascii="Times New Roman" w:hAnsi="Times New Roman" w:cs="Times New Roman"/>
        </w:rPr>
        <w:t>CT</w:t>
      </w:r>
      <w:r w:rsidR="00867F93">
        <w:rPr>
          <w:rFonts w:ascii="Times New Roman" w:hAnsi="Times New Roman" w:cs="Times New Roman"/>
        </w:rPr>
        <w:t>)</w:t>
      </w:r>
      <w:r w:rsidRPr="007A6550">
        <w:rPr>
          <w:rFonts w:ascii="Times New Roman" w:hAnsi="Times New Roman" w:cs="Times New Roman"/>
        </w:rPr>
        <w:t xml:space="preserve">. Here, </w:t>
      </w:r>
      <m:oMath>
        <m:func>
          <m:funcPr>
            <m:ctrlPr>
              <w:rPr>
                <w:rFonts w:ascii="Cambria Math" w:hAnsi="Cambria Math" w:cs="Times New Roman"/>
                <w:i/>
              </w:rPr>
            </m:ctrlPr>
          </m:funcPr>
          <m:fName>
            <m:r>
              <m:rPr>
                <m:sty m:val="p"/>
              </m:rPr>
              <w:rPr>
                <w:rFonts w:ascii="Cambria Math" w:hAnsi="Cambria Math" w:cs="Times New Roman"/>
              </w:rPr>
              <m:t>exp</m:t>
            </m:r>
          </m:fName>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2</m:t>
                    </m:r>
                  </m:sub>
                </m:sSub>
              </m:e>
            </m:d>
          </m:e>
        </m:func>
      </m:oMath>
      <w:r w:rsidRPr="007A6550">
        <w:rPr>
          <w:rFonts w:ascii="Times New Roman" w:hAnsi="Times New Roman" w:cs="Times New Roman"/>
        </w:rPr>
        <w:t xml:space="preserve"> is the multiplicative change in premature mortality risk corresponding to a one-unit increase in a CT’s percent</w:t>
      </w:r>
      <w:r w:rsidR="005545C3">
        <w:rPr>
          <w:rFonts w:ascii="Times New Roman" w:hAnsi="Times New Roman" w:cs="Times New Roman"/>
        </w:rPr>
        <w:t xml:space="preserve"> marginalized</w:t>
      </w:r>
      <w:r w:rsidRPr="007A6550">
        <w:rPr>
          <w:rFonts w:ascii="Times New Roman" w:hAnsi="Times New Roman" w:cs="Times New Roman"/>
        </w:rPr>
        <w:t xml:space="preserve"> residents. The term </w:t>
      </w:r>
      <m:oMath>
        <m:func>
          <m:funcPr>
            <m:ctrlPr>
              <w:rPr>
                <w:rFonts w:ascii="Cambria Math" w:hAnsi="Cambria Math" w:cs="Times New Roman"/>
                <w:i/>
              </w:rPr>
            </m:ctrlPr>
          </m:funcPr>
          <m:fName>
            <m:r>
              <m:rPr>
                <m:sty m:val="p"/>
              </m:rPr>
              <w:rPr>
                <w:rFonts w:ascii="Cambria Math" w:hAnsi="Cambria Math" w:cs="Times New Roman"/>
              </w:rPr>
              <m:t>exp</m:t>
            </m:r>
          </m:fName>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1</m:t>
                    </m:r>
                  </m:sub>
                </m:sSub>
              </m:e>
            </m:d>
          </m:e>
        </m:func>
      </m:oMath>
      <w:r w:rsidRPr="007A6550">
        <w:rPr>
          <w:rFonts w:ascii="Times New Roman" w:hAnsi="Times New Roman" w:cs="Times New Roman"/>
        </w:rPr>
        <w:t xml:space="preserve"> is the multiplicative association between premature mortality and </w:t>
      </w:r>
      <w:r w:rsidR="005545C3">
        <w:rPr>
          <w:rFonts w:ascii="Times New Roman" w:hAnsi="Times New Roman" w:cs="Times New Roman"/>
        </w:rPr>
        <w:t>individual-level marginalized</w:t>
      </w:r>
      <w:r w:rsidRPr="007A6550">
        <w:rPr>
          <w:rFonts w:ascii="Times New Roman" w:hAnsi="Times New Roman" w:cs="Times New Roman"/>
        </w:rPr>
        <w:t xml:space="preserve"> group</w:t>
      </w:r>
      <w:r w:rsidR="005545C3">
        <w:rPr>
          <w:rFonts w:ascii="Times New Roman" w:hAnsi="Times New Roman" w:cs="Times New Roman"/>
        </w:rPr>
        <w:t xml:space="preserve"> membership</w:t>
      </w:r>
      <w:r w:rsidRPr="007A6550">
        <w:rPr>
          <w:rFonts w:ascii="Times New Roman" w:hAnsi="Times New Roman" w:cs="Times New Roman"/>
        </w:rPr>
        <w:t xml:space="preserve">, conditional on the CT’s </w:t>
      </w:r>
      <w:r w:rsidR="005545C3">
        <w:rPr>
          <w:rFonts w:ascii="Times New Roman" w:hAnsi="Times New Roman" w:cs="Times New Roman"/>
        </w:rPr>
        <w:t>marginalized group</w:t>
      </w:r>
      <w:r w:rsidRPr="007A6550">
        <w:rPr>
          <w:rFonts w:ascii="Times New Roman" w:hAnsi="Times New Roman" w:cs="Times New Roman"/>
        </w:rPr>
        <w:t xml:space="preserve"> composition. Analogously,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i</m:t>
            </m:r>
          </m:sub>
        </m:sSub>
      </m:oMath>
      <w:r w:rsidRPr="007A6550">
        <w:rPr>
          <w:rFonts w:ascii="Times New Roman" w:hAnsi="Times New Roman" w:cs="Times New Roman"/>
        </w:rPr>
        <w:t xml:space="preserve"> can be included as a covariate in the GLM.</w:t>
      </w:r>
    </w:p>
    <w:p w14:paraId="3EDAC63F" w14:textId="075208B1" w:rsidR="00D455D6" w:rsidRPr="007A6550" w:rsidRDefault="00D455D6" w:rsidP="00F43996">
      <w:pPr>
        <w:pStyle w:val="BodyText"/>
        <w:spacing w:line="480" w:lineRule="auto"/>
        <w:ind w:left="117" w:right="1090" w:firstLine="351"/>
        <w:rPr>
          <w:rFonts w:ascii="Times New Roman" w:hAnsi="Times New Roman" w:cs="Times New Roman"/>
        </w:rPr>
      </w:pPr>
      <w:r w:rsidRPr="007A6550">
        <w:rPr>
          <w:rFonts w:ascii="Times New Roman" w:hAnsi="Times New Roman" w:cs="Times New Roman"/>
        </w:rPr>
        <w:t xml:space="preserve">This alternative modeling approach, which we call </w:t>
      </w:r>
      <w:r w:rsidRPr="007A6550">
        <w:rPr>
          <w:rFonts w:ascii="Times New Roman" w:hAnsi="Times New Roman" w:cs="Times New Roman"/>
          <w:i/>
        </w:rPr>
        <w:t>the individual and neighborhood inequities (INE) model</w:t>
      </w:r>
      <w:r w:rsidRPr="007A6550">
        <w:rPr>
          <w:rFonts w:ascii="Times New Roman" w:hAnsi="Times New Roman" w:cs="Times New Roman"/>
        </w:rPr>
        <w:t xml:space="preserve">, has several implications. First, including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i</m:t>
            </m:r>
          </m:sub>
        </m:sSub>
      </m:oMath>
      <w:r w:rsidRPr="007A6550">
        <w:rPr>
          <w:rFonts w:ascii="Times New Roman" w:hAnsi="Times New Roman" w:cs="Times New Roman"/>
        </w:rPr>
        <w:t xml:space="preserve"> in the GLMM should reduce or eliminate the </w:t>
      </w:r>
      <w:r w:rsidR="00864A0E">
        <w:rPr>
          <w:rFonts w:ascii="Times New Roman" w:hAnsi="Times New Roman" w:cs="Times New Roman"/>
        </w:rPr>
        <w:t xml:space="preserve">offset </w:t>
      </w:r>
      <w:r w:rsidRPr="007A6550">
        <w:rPr>
          <w:rFonts w:ascii="Times New Roman" w:hAnsi="Times New Roman" w:cs="Times New Roman"/>
        </w:rPr>
        <w:t xml:space="preserve">endogeneity issue. Thus, if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i</m:t>
            </m:r>
          </m:sub>
        </m:sSub>
      </m:oMath>
      <w:r w:rsidRPr="007A6550">
        <w:rPr>
          <w:rFonts w:ascii="Times New Roman" w:hAnsi="Times New Roman" w:cs="Times New Roman"/>
        </w:rPr>
        <w:t xml:space="preserve"> is included in both the GLM and GLMM, they should produce similar RR estimates. However, including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i</m:t>
            </m:r>
          </m:sub>
        </m:sSub>
      </m:oMath>
      <w:r w:rsidRPr="007A6550">
        <w:rPr>
          <w:rFonts w:ascii="Times New Roman" w:hAnsi="Times New Roman" w:cs="Times New Roman"/>
        </w:rPr>
        <w:t xml:space="preserve"> explicitly separates the association between neighborhood social group composition and health from the association between individual membership in the social group and health, conditioning each association on the other. In many contexts, separating these associations may provide additional insights into the social factors that lead to inequities. Moreover, the modified GLMM can still provide smoothed small-area </w:t>
      </w:r>
      <w:r w:rsidRPr="007A6550">
        <w:rPr>
          <w:rFonts w:ascii="Times New Roman" w:hAnsi="Times New Roman" w:cs="Times New Roman"/>
        </w:rPr>
        <w:lastRenderedPageBreak/>
        <w:t>estimates of incidence rates or rate ratios, which are often a target of inference in the GLMM approach.</w:t>
      </w:r>
      <w:r w:rsidR="00260A88">
        <w:rPr>
          <w:rFonts w:ascii="Times New Roman" w:hAnsi="Times New Roman" w:cs="Times New Roman"/>
        </w:rPr>
        <w:t xml:space="preserve"> As discussed by </w:t>
      </w:r>
      <w:r w:rsidR="001601E9">
        <w:rPr>
          <w:rFonts w:ascii="Times New Roman" w:hAnsi="Times New Roman" w:cs="Times New Roman"/>
        </w:rPr>
        <w:fldChar w:fldCharType="begin"/>
      </w:r>
      <w:r w:rsidR="00BF402C">
        <w:rPr>
          <w:rFonts w:ascii="Times New Roman" w:hAnsi="Times New Roman" w:cs="Times New Roman"/>
        </w:rPr>
        <w:instrText xml:space="preserve"> ADDIN ZOTERO_ITEM CSL_CITATION {"citationID":"V5YETzw7","properties":{"formattedCitation":"(Chen et al. 2006)","plainCitation":"(Chen et al. 2006)","dontUpdate":true,"noteIndex":0},"citationItems":[{"id":1938,"uris":["http://zotero.org/users/4165130/items/P6227RJW"],"uri":["http://zotero.org/users/4165130/items/P6227RJW"],"itemData":{"id":1938,"type":"article-journal","abstract":"The identiﬁcation and documentation of health disparities are important functions of public health surveillance. These disparities, typically falling along lines deﬁned by gender, race/ethnicity, and social class, are often made visible in urban settings as geographic disparities in health between neighborhoods. Recognizing that premature mortality is a powerful indicator of disparities in both health status and access to health care that can readily be monitored using routinely available public health surveillance data, we undertook a systematic analysis of spatial variation in premature mortality in Boston (1999–2001) across neighborhoods and sub-neighborhoods in relation to census tract (CT) poverty. Using a multilevel model based framework, we estimated that the incidence of premature mortality was 1.39 times higher (95% credible interval 1.09–1.78) among persons living in the most economically deprived CTs (Q20% below poverty) compared to those in the least impoverished tracts (G5% below poverty). We present maps of model-based standardized mortality ratios that show substantial withinneighborhood variation in premature mortality and a sizeable decrease in spatial variation after adjustment for CT poverty. Additionally, we present maps of modelbased direct standardized rates that can more readily be compared to externally published rates and targets, as well as maps of the population attributable fraction that show that in some of Boston’s poorest neighborhoods, the proportion of excess deaths associated with CT poverty reaches 25–30%. We recommend that these methods be incorporated into routine analyses of public health surveillance data to highlight continuing social disparities in premature mortality.","container-title":"Journal of Urban Health","DOI":"10.1007/s11524-006-9089-7","ISSN":"1099-3460, 1468-2869","issue":"6","journalAbbreviation":"J Urban Health","language":"en","page":"1063-1084","source":"DOI.org (Crossref)","title":"Mapping and Measuring Social Disparities in Premature Mortality: The Impact of Census Tract Poverty within and across Boston Neighborhoods, 1999–2001","title-short":"Mapping and Measuring Social Disparities in Premature Mortality","volume":"83","author":[{"family":"Chen","given":"Jarvis T."},{"family":"Rehkopf","given":"David H."},{"family":"Waterman","given":"Pamela D."},{"family":"Subramanian","given":"S. V."},{"family":"Coull","given":"Brent A."},{"family":"Cohen","given":"Bruce"},{"family":"Ostrem","given":"Mary"},{"family":"Krieger","given":"Nancy"}],"issued":{"date-parts":[["2006",12,8]]}}}],"schema":"https://github.com/citation-style-language/schema/raw/master/csl-citation.json"} </w:instrText>
      </w:r>
      <w:r w:rsidR="001601E9">
        <w:rPr>
          <w:rFonts w:ascii="Times New Roman" w:hAnsi="Times New Roman" w:cs="Times New Roman"/>
        </w:rPr>
        <w:fldChar w:fldCharType="separate"/>
      </w:r>
      <w:r w:rsidR="001601E9">
        <w:rPr>
          <w:rFonts w:ascii="Times New Roman" w:hAnsi="Times New Roman" w:cs="Times New Roman"/>
          <w:noProof/>
        </w:rPr>
        <w:t>Chen et al. (2006)</w:t>
      </w:r>
      <w:r w:rsidR="001601E9">
        <w:rPr>
          <w:rFonts w:ascii="Times New Roman" w:hAnsi="Times New Roman" w:cs="Times New Roman"/>
        </w:rPr>
        <w:fldChar w:fldCharType="end"/>
      </w:r>
      <w:r w:rsidR="00260A88">
        <w:rPr>
          <w:rFonts w:ascii="Times New Roman" w:hAnsi="Times New Roman" w:cs="Times New Roman"/>
        </w:rPr>
        <w:t xml:space="preserve">, when including area-level covariates in </w:t>
      </w:r>
      <w:r w:rsidR="001601E9">
        <w:rPr>
          <w:rFonts w:ascii="Times New Roman" w:hAnsi="Times New Roman" w:cs="Times New Roman"/>
        </w:rPr>
        <w:t>health inequity</w:t>
      </w:r>
      <w:r w:rsidR="00260A88">
        <w:rPr>
          <w:rFonts w:ascii="Times New Roman" w:hAnsi="Times New Roman" w:cs="Times New Roman"/>
        </w:rPr>
        <w:t xml:space="preserve"> models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i</m:t>
            </m:r>
          </m:sub>
        </m:sSub>
      </m:oMath>
      <w:r w:rsidR="00260A88">
        <w:rPr>
          <w:rFonts w:ascii="Times New Roman" w:hAnsi="Times New Roman" w:cs="Times New Roman"/>
        </w:rPr>
        <w:t>), consideration should be given</w:t>
      </w:r>
      <w:r w:rsidR="001601E9">
        <w:rPr>
          <w:rFonts w:ascii="Times New Roman" w:hAnsi="Times New Roman" w:cs="Times New Roman"/>
        </w:rPr>
        <w:t xml:space="preserve"> to</w:t>
      </w:r>
      <w:r w:rsidR="00260A88">
        <w:rPr>
          <w:rFonts w:ascii="Times New Roman" w:hAnsi="Times New Roman" w:cs="Times New Roman"/>
        </w:rPr>
        <w:t xml:space="preserve"> whether the smoothed </w:t>
      </w:r>
      <w:r w:rsidR="001601E9">
        <w:rPr>
          <w:rFonts w:ascii="Times New Roman" w:hAnsi="Times New Roman" w:cs="Times New Roman"/>
        </w:rPr>
        <w:t>quantities</w:t>
      </w:r>
      <w:r w:rsidR="00260A88">
        <w:rPr>
          <w:rFonts w:ascii="Times New Roman" w:hAnsi="Times New Roman" w:cs="Times New Roman"/>
        </w:rPr>
        <w:t xml:space="preserve"> of interest are best represented by</w:t>
      </w:r>
      <w:r w:rsidR="001601E9">
        <w:rPr>
          <w:rFonts w:ascii="Times New Roman" w:hAnsi="Times New Roman" w:cs="Times New Roman"/>
        </w:rPr>
        <w:t xml:space="preserve"> the</w:t>
      </w:r>
      <w:r w:rsidR="00260A88">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i</m:t>
            </m:r>
          </m:sub>
        </m:sSub>
      </m:oMath>
      <w:r w:rsidRPr="007A6550">
        <w:rPr>
          <w:rFonts w:ascii="Times New Roman" w:hAnsi="Times New Roman" w:cs="Times New Roman"/>
        </w:rPr>
        <w:t xml:space="preserve"> </w:t>
      </w:r>
      <w:r w:rsidR="001601E9">
        <w:rPr>
          <w:rFonts w:ascii="Times New Roman" w:hAnsi="Times New Roman" w:cs="Times New Roman"/>
        </w:rPr>
        <w:t xml:space="preserve">or by </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2</m:t>
            </m:r>
          </m:sub>
        </m:sSub>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i</m:t>
            </m:r>
          </m:sub>
        </m:sSub>
      </m:oMath>
      <w:r w:rsidR="001601E9">
        <w:rPr>
          <w:rFonts w:ascii="Times New Roman" w:hAnsi="Times New Roman" w:cs="Times New Roman"/>
        </w:rPr>
        <w:t xml:space="preserve">. </w:t>
      </w:r>
      <w:r w:rsidRPr="007A6550">
        <w:rPr>
          <w:rFonts w:ascii="Times New Roman" w:hAnsi="Times New Roman" w:cs="Times New Roman"/>
        </w:rPr>
        <w:t xml:space="preserve">If, </w:t>
      </w:r>
      <w:r w:rsidR="001601E9">
        <w:rPr>
          <w:rFonts w:ascii="Times New Roman" w:hAnsi="Times New Roman" w:cs="Times New Roman"/>
        </w:rPr>
        <w:t>instead</w:t>
      </w:r>
      <w:r w:rsidRPr="007A6550">
        <w:rPr>
          <w:rFonts w:ascii="Times New Roman" w:hAnsi="Times New Roman" w:cs="Times New Roman"/>
        </w:rPr>
        <w:t xml:space="preserve">, interest lies in </w:t>
      </w:r>
      <w:r w:rsidR="00D020F6">
        <w:rPr>
          <w:rFonts w:ascii="Times New Roman" w:hAnsi="Times New Roman" w:cs="Times New Roman"/>
        </w:rPr>
        <w:t>the</w:t>
      </w:r>
      <w:r w:rsidRPr="007A6550">
        <w:rPr>
          <w:rFonts w:ascii="Times New Roman" w:hAnsi="Times New Roman" w:cs="Times New Roman"/>
        </w:rPr>
        <w:t xml:space="preserve"> </w:t>
      </w:r>
      <w:r w:rsidR="00A40EFE" w:rsidRPr="007A6550">
        <w:rPr>
          <w:rFonts w:ascii="Times New Roman" w:hAnsi="Times New Roman" w:cs="Times New Roman"/>
        </w:rPr>
        <w:t>RR</w:t>
      </w:r>
      <w:r w:rsidRPr="007A6550">
        <w:rPr>
          <w:rFonts w:ascii="Times New Roman" w:hAnsi="Times New Roman" w:cs="Times New Roman"/>
        </w:rPr>
        <w:t xml:space="preserve"> t</w:t>
      </w:r>
      <w:r w:rsidR="00D020F6">
        <w:rPr>
          <w:rFonts w:ascii="Times New Roman" w:hAnsi="Times New Roman" w:cs="Times New Roman"/>
        </w:rPr>
        <w:t xml:space="preserve">hat </w:t>
      </w:r>
      <w:r w:rsidRPr="007A6550">
        <w:rPr>
          <w:rFonts w:ascii="Times New Roman" w:hAnsi="Times New Roman" w:cs="Times New Roman"/>
        </w:rPr>
        <w:t>compare</w:t>
      </w:r>
      <w:r w:rsidR="00D020F6">
        <w:rPr>
          <w:rFonts w:ascii="Times New Roman" w:hAnsi="Times New Roman" w:cs="Times New Roman"/>
        </w:rPr>
        <w:t>s</w:t>
      </w:r>
      <w:r w:rsidRPr="007A6550">
        <w:rPr>
          <w:rFonts w:ascii="Times New Roman" w:hAnsi="Times New Roman" w:cs="Times New Roman"/>
        </w:rPr>
        <w:t xml:space="preserve"> overall disease incidence across </w:t>
      </w:r>
      <w:r w:rsidR="00BF2023">
        <w:rPr>
          <w:rFonts w:ascii="Times New Roman" w:hAnsi="Times New Roman" w:cs="Times New Roman"/>
        </w:rPr>
        <w:t>social</w:t>
      </w:r>
      <w:r w:rsidRPr="007A6550">
        <w:rPr>
          <w:rFonts w:ascii="Times New Roman" w:hAnsi="Times New Roman" w:cs="Times New Roman"/>
        </w:rPr>
        <w:t xml:space="preserve"> groups, the standard GLM specification in equation </w:t>
      </w:r>
      <w:r w:rsidR="00F43996" w:rsidRPr="007A6550">
        <w:rPr>
          <w:rFonts w:ascii="Times New Roman" w:hAnsi="Times New Roman" w:cs="Times New Roman"/>
        </w:rPr>
        <w:t>(</w:t>
      </w:r>
      <w:r w:rsidRPr="007A6550">
        <w:rPr>
          <w:rFonts w:ascii="Times New Roman" w:hAnsi="Times New Roman" w:cs="Times New Roman"/>
        </w:rPr>
        <w:t>1</w:t>
      </w:r>
      <w:r w:rsidR="00F43996" w:rsidRPr="007A6550">
        <w:rPr>
          <w:rFonts w:ascii="Times New Roman" w:hAnsi="Times New Roman" w:cs="Times New Roman"/>
        </w:rPr>
        <w:t>)</w:t>
      </w:r>
      <w:r w:rsidRPr="007A6550">
        <w:rPr>
          <w:rFonts w:ascii="Times New Roman" w:hAnsi="Times New Roman" w:cs="Times New Roman"/>
        </w:rPr>
        <w:t xml:space="preserve"> or a generalized estimating equations </w:t>
      </w:r>
      <w:r w:rsidR="009A14AB" w:rsidRPr="007A6550">
        <w:rPr>
          <w:rFonts w:ascii="Times New Roman" w:hAnsi="Times New Roman" w:cs="Times New Roman"/>
        </w:rPr>
        <w:t xml:space="preserve">(GEE) </w:t>
      </w:r>
      <w:r w:rsidRPr="007A6550">
        <w:rPr>
          <w:rFonts w:ascii="Times New Roman" w:hAnsi="Times New Roman" w:cs="Times New Roman"/>
        </w:rPr>
        <w:t>approach</w:t>
      </w:r>
      <w:r w:rsidR="0058502F" w:rsidRPr="007A6550">
        <w:rPr>
          <w:rFonts w:ascii="Times New Roman" w:hAnsi="Times New Roman" w:cs="Times New Roman"/>
        </w:rPr>
        <w:t xml:space="preserve">, which </w:t>
      </w:r>
      <w:r w:rsidR="00A40EFE" w:rsidRPr="007A6550">
        <w:rPr>
          <w:rFonts w:ascii="Times New Roman" w:hAnsi="Times New Roman" w:cs="Times New Roman"/>
        </w:rPr>
        <w:t>may</w:t>
      </w:r>
      <w:r w:rsidR="0058502F" w:rsidRPr="007A6550">
        <w:rPr>
          <w:rFonts w:ascii="Times New Roman" w:hAnsi="Times New Roman" w:cs="Times New Roman"/>
        </w:rPr>
        <w:t xml:space="preserve"> produce more accurate uncertainty estimates,</w:t>
      </w:r>
      <w:r w:rsidRPr="007A6550">
        <w:rPr>
          <w:rFonts w:ascii="Times New Roman" w:hAnsi="Times New Roman" w:cs="Times New Roman"/>
        </w:rPr>
        <w:t xml:space="preserve"> </w:t>
      </w:r>
      <w:r w:rsidR="00A40EFE" w:rsidRPr="007A6550">
        <w:rPr>
          <w:rFonts w:ascii="Times New Roman" w:hAnsi="Times New Roman" w:cs="Times New Roman"/>
        </w:rPr>
        <w:t>will</w:t>
      </w:r>
      <w:r w:rsidRPr="007A6550">
        <w:rPr>
          <w:rFonts w:ascii="Times New Roman" w:hAnsi="Times New Roman" w:cs="Times New Roman"/>
        </w:rPr>
        <w:t xml:space="preserve"> be most appropriate.</w:t>
      </w:r>
      <w:r w:rsidR="009A14AB" w:rsidRPr="007A6550">
        <w:rPr>
          <w:rFonts w:ascii="Times New Roman" w:hAnsi="Times New Roman" w:cs="Times New Roman"/>
        </w:rPr>
        <w:t xml:space="preserve"> </w:t>
      </w:r>
      <w:r w:rsidR="0058502F" w:rsidRPr="007A6550">
        <w:rPr>
          <w:rFonts w:ascii="Times New Roman" w:hAnsi="Times New Roman" w:cs="Times New Roman"/>
        </w:rPr>
        <w:t>Although they are not commonly used in this context, i</w:t>
      </w:r>
      <w:r w:rsidR="009A14AB" w:rsidRPr="007A6550">
        <w:rPr>
          <w:rFonts w:ascii="Times New Roman" w:hAnsi="Times New Roman" w:cs="Times New Roman"/>
        </w:rPr>
        <w:t xml:space="preserve">n our simulations and data analysis below, we fit GEE models </w:t>
      </w:r>
      <w:r w:rsidR="0058502F" w:rsidRPr="007A6550">
        <w:rPr>
          <w:rFonts w:ascii="Times New Roman" w:hAnsi="Times New Roman" w:cs="Times New Roman"/>
        </w:rPr>
        <w:t>as a comparator for the GLMs and GLMMs.</w:t>
      </w:r>
    </w:p>
    <w:p w14:paraId="6E29BC66" w14:textId="624A5EA6" w:rsidR="008B71BD" w:rsidRPr="007A6550" w:rsidRDefault="008B71BD" w:rsidP="00F43996">
      <w:pPr>
        <w:pStyle w:val="BodyText"/>
        <w:spacing w:line="480" w:lineRule="auto"/>
        <w:ind w:right="1090"/>
        <w:rPr>
          <w:rFonts w:ascii="Times New Roman" w:hAnsi="Times New Roman" w:cs="Times New Roman"/>
        </w:rPr>
      </w:pPr>
    </w:p>
    <w:p w14:paraId="7583E4BE" w14:textId="49CE43A4" w:rsidR="00F43996" w:rsidRPr="007A6550" w:rsidRDefault="0048158B" w:rsidP="00F43996">
      <w:pPr>
        <w:pStyle w:val="Heading1"/>
        <w:spacing w:before="0" w:after="0" w:line="480" w:lineRule="auto"/>
        <w:ind w:right="1090"/>
        <w:rPr>
          <w:rFonts w:cs="Times New Roman"/>
          <w:szCs w:val="24"/>
          <w:lang w:val="en-US"/>
        </w:rPr>
      </w:pPr>
      <w:r>
        <w:rPr>
          <w:rFonts w:cs="Times New Roman"/>
          <w:szCs w:val="24"/>
          <w:lang w:val="en-US"/>
        </w:rPr>
        <w:t>5</w:t>
      </w:r>
      <w:r w:rsidR="001704DE" w:rsidRPr="007A6550">
        <w:rPr>
          <w:rFonts w:cs="Times New Roman"/>
          <w:szCs w:val="24"/>
          <w:lang w:val="en-US"/>
        </w:rPr>
        <w:t xml:space="preserve">. </w:t>
      </w:r>
      <w:r w:rsidR="00F43996" w:rsidRPr="007A6550">
        <w:rPr>
          <w:rFonts w:cs="Times New Roman"/>
          <w:szCs w:val="24"/>
          <w:lang w:val="en-US"/>
        </w:rPr>
        <w:t>Simulations</w:t>
      </w:r>
    </w:p>
    <w:p w14:paraId="6DA3E7C6" w14:textId="0BA6BC02" w:rsidR="00F43996" w:rsidRPr="007A6550" w:rsidRDefault="00F43996" w:rsidP="00F43996">
      <w:pPr>
        <w:pStyle w:val="BodyText"/>
        <w:spacing w:line="480" w:lineRule="auto"/>
        <w:ind w:right="1090"/>
        <w:rPr>
          <w:rFonts w:ascii="Times New Roman" w:hAnsi="Times New Roman" w:cs="Times New Roman"/>
        </w:rPr>
      </w:pPr>
      <w:r w:rsidRPr="007A6550">
        <w:rPr>
          <w:rFonts w:ascii="Times New Roman" w:hAnsi="Times New Roman" w:cs="Times New Roman"/>
        </w:rPr>
        <w:t xml:space="preserve">This simulation study was conducted in R </w:t>
      </w:r>
      <w:r w:rsidRPr="007A6550">
        <w:rPr>
          <w:rFonts w:ascii="Times New Roman" w:hAnsi="Times New Roman" w:cs="Times New Roman"/>
        </w:rPr>
        <w:fldChar w:fldCharType="begin"/>
      </w:r>
      <w:r w:rsidRPr="007A6550">
        <w:rPr>
          <w:rFonts w:ascii="Times New Roman" w:hAnsi="Times New Roman" w:cs="Times New Roman"/>
        </w:rPr>
        <w:instrText xml:space="preserve"> ADDIN ZOTERO_ITEM CSL_CITATION {"citationID":"Hy8yo9jJ","properties":{"formattedCitation":"(R Core Team 2020)","plainCitation":"(R Core Team 2020)","noteIndex":0},"citationItems":[{"id":1900,"uris":["http://zotero.org/users/4165130/items/ZQFB7LNL"],"uri":["http://zotero.org/users/4165130/items/ZQFB7LNL"],"itemData":{"id":1900,"type":"book","event-place":"Vienna, Austria","publisher":"R Foundation for Statistical Computing","publisher-place":"Vienna, Austria","title":"R: A Language and Environment for Statistical Computing","URL":"https://www.R-project.org/","version":"3.6.3","author":[{"family":"R Core Team","given":""}],"issued":{"date-parts":[["2020"]]}}}],"schema":"https://github.com/citation-style-language/schema/raw/master/csl-citation.json"} </w:instrText>
      </w:r>
      <w:r w:rsidRPr="007A6550">
        <w:rPr>
          <w:rFonts w:ascii="Times New Roman" w:hAnsi="Times New Roman" w:cs="Times New Roman"/>
        </w:rPr>
        <w:fldChar w:fldCharType="separate"/>
      </w:r>
      <w:r w:rsidRPr="007A6550">
        <w:rPr>
          <w:rFonts w:ascii="Times New Roman" w:hAnsi="Times New Roman" w:cs="Times New Roman"/>
          <w:noProof/>
        </w:rPr>
        <w:t>(R Core Team 2020)</w:t>
      </w:r>
      <w:r w:rsidRPr="007A6550">
        <w:rPr>
          <w:rFonts w:ascii="Times New Roman" w:hAnsi="Times New Roman" w:cs="Times New Roman"/>
        </w:rPr>
        <w:fldChar w:fldCharType="end"/>
      </w:r>
      <w:r w:rsidRPr="007A6550">
        <w:rPr>
          <w:rFonts w:ascii="Times New Roman" w:hAnsi="Times New Roman" w:cs="Times New Roman"/>
        </w:rPr>
        <w:t xml:space="preserve">, and fully reproducible code is provided in the online Supplementary Materials and on the first author’s </w:t>
      </w:r>
      <w:proofErr w:type="spellStart"/>
      <w:r w:rsidRPr="007A6550">
        <w:rPr>
          <w:rFonts w:ascii="Times New Roman" w:hAnsi="Times New Roman" w:cs="Times New Roman"/>
        </w:rPr>
        <w:t>Github</w:t>
      </w:r>
      <w:proofErr w:type="spellEnd"/>
      <w:r w:rsidRPr="007A6550">
        <w:rPr>
          <w:rFonts w:ascii="Times New Roman" w:hAnsi="Times New Roman" w:cs="Times New Roman"/>
        </w:rPr>
        <w:t xml:space="preserve"> site. To illustrate how racialized residential segregation and differing baseline </w:t>
      </w:r>
      <w:r w:rsidR="007000EC" w:rsidRPr="007A6550">
        <w:rPr>
          <w:rFonts w:ascii="Times New Roman" w:hAnsi="Times New Roman" w:cs="Times New Roman"/>
        </w:rPr>
        <w:t>health event</w:t>
      </w:r>
      <w:r w:rsidRPr="007A6550">
        <w:rPr>
          <w:rFonts w:ascii="Times New Roman" w:hAnsi="Times New Roman" w:cs="Times New Roman"/>
        </w:rPr>
        <w:t xml:space="preserve"> rates impact</w:t>
      </w:r>
      <w:r w:rsidR="006D1FA0" w:rsidRPr="007A6550">
        <w:rPr>
          <w:rFonts w:ascii="Times New Roman" w:hAnsi="Times New Roman" w:cs="Times New Roman"/>
        </w:rPr>
        <w:t xml:space="preserve"> common models for</w:t>
      </w:r>
      <w:r w:rsidRPr="007A6550">
        <w:rPr>
          <w:rFonts w:ascii="Times New Roman" w:hAnsi="Times New Roman" w:cs="Times New Roman"/>
        </w:rPr>
        <w:t xml:space="preserve"> health inequity analyses, we simulate CT-level racialized </w:t>
      </w:r>
      <w:r w:rsidR="006E5357">
        <w:rPr>
          <w:rFonts w:ascii="Times New Roman" w:hAnsi="Times New Roman" w:cs="Times New Roman"/>
        </w:rPr>
        <w:t xml:space="preserve">social </w:t>
      </w:r>
      <w:r w:rsidRPr="007A6550">
        <w:rPr>
          <w:rFonts w:ascii="Times New Roman" w:hAnsi="Times New Roman" w:cs="Times New Roman"/>
        </w:rPr>
        <w:t xml:space="preserve">group-specific data reflecting various combinations of these features. Following the GLMM notation above, CT </w:t>
      </w:r>
      <w:r w:rsidR="007000EC" w:rsidRPr="007A6550">
        <w:rPr>
          <w:rFonts w:ascii="Times New Roman" w:hAnsi="Times New Roman" w:cs="Times New Roman"/>
        </w:rPr>
        <w:t>event</w:t>
      </w:r>
      <w:r w:rsidRPr="007A6550">
        <w:rPr>
          <w:rFonts w:ascii="Times New Roman" w:hAnsi="Times New Roman" w:cs="Times New Roman"/>
        </w:rPr>
        <w:t xml:space="preserve"> counts are generated as </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ij</m:t>
            </m:r>
          </m:sub>
        </m:sSub>
        <m:r>
          <w:rPr>
            <w:rFonts w:ascii="Cambria Math" w:hAnsi="Cambria Math" w:cs="Times New Roman"/>
          </w:rPr>
          <m:t>~Poisson</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ij</m:t>
                </m:r>
              </m:sub>
            </m:sSub>
          </m:e>
        </m:d>
      </m:oMath>
      <w:r w:rsidRPr="007A6550">
        <w:rPr>
          <w:rFonts w:ascii="Times New Roman" w:hAnsi="Times New Roman" w:cs="Times New Roman"/>
        </w:rPr>
        <w:t>, with</w:t>
      </w:r>
    </w:p>
    <w:p w14:paraId="4F1F1CD2" w14:textId="44A1B141" w:rsidR="00545B6D" w:rsidRPr="007A6550" w:rsidRDefault="00FE7D33" w:rsidP="00F43996">
      <w:pPr>
        <w:pStyle w:val="BodyText"/>
        <w:spacing w:line="480" w:lineRule="auto"/>
        <w:ind w:right="1090"/>
        <w:rPr>
          <w:rFonts w:ascii="Times New Roman" w:hAnsi="Times New Roman" w:cs="Times New Roman"/>
        </w:rPr>
      </w:pPr>
      <m:oMathPara>
        <m:oMath>
          <m:func>
            <m:funcPr>
              <m:ctrlPr>
                <w:rPr>
                  <w:rFonts w:ascii="Cambria Math" w:hAnsi="Cambria Math" w:cs="Times New Roman"/>
                  <w:i/>
                </w:rPr>
              </m:ctrlPr>
            </m:funcPr>
            <m:fName>
              <m:r>
                <m:rPr>
                  <m:sty m:val="p"/>
                </m:rPr>
                <w:rPr>
                  <w:rFonts w:ascii="Cambria Math" w:hAnsi="Cambria Math" w:cs="Times New Roman"/>
                </w:rPr>
                <m:t>log</m:t>
              </m:r>
            </m:fName>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ij</m:t>
                      </m:r>
                    </m:sub>
                  </m:sSub>
                </m:e>
              </m:d>
            </m:e>
          </m:fun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1</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ij</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i</m:t>
              </m:r>
            </m:sub>
          </m:sSub>
          <m:r>
            <w:rPr>
              <w:rFonts w:ascii="Cambria Math" w:hAnsi="Cambria Math" w:cs="Times New Roman"/>
            </w:rPr>
            <m:t>+</m:t>
          </m:r>
          <m:func>
            <m:funcPr>
              <m:ctrlPr>
                <w:rPr>
                  <w:rFonts w:ascii="Cambria Math" w:hAnsi="Cambria Math" w:cs="Times New Roman"/>
                  <w:i/>
                </w:rPr>
              </m:ctrlPr>
            </m:funcPr>
            <m:fName>
              <m:r>
                <m:rPr>
                  <m:sty m:val="p"/>
                </m:rPr>
                <w:rPr>
                  <w:rFonts w:ascii="Cambria Math" w:hAnsi="Cambria Math" w:cs="Times New Roman"/>
                </w:rPr>
                <m:t>log</m:t>
              </m:r>
            </m:fName>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ij</m:t>
                      </m:r>
                    </m:sub>
                  </m:sSub>
                </m:e>
              </m:d>
            </m:e>
          </m:func>
          <m:r>
            <w:rPr>
              <w:rFonts w:ascii="Cambria Math" w:hAnsi="Cambria Math" w:cs="Times New Roman"/>
            </w:rPr>
            <m:t>.</m:t>
          </m:r>
        </m:oMath>
      </m:oMathPara>
    </w:p>
    <w:p w14:paraId="439BE3C2" w14:textId="4B96DD3E" w:rsidR="00F43996" w:rsidRPr="007A6550" w:rsidRDefault="00F43996" w:rsidP="00F43996">
      <w:pPr>
        <w:pStyle w:val="BodyText"/>
        <w:spacing w:line="480" w:lineRule="auto"/>
        <w:ind w:right="1090"/>
        <w:rPr>
          <w:rFonts w:ascii="Times New Roman" w:hAnsi="Times New Roman" w:cs="Times New Roman"/>
        </w:rPr>
      </w:pPr>
      <w:r w:rsidRPr="007A6550">
        <w:rPr>
          <w:rFonts w:ascii="Times New Roman" w:hAnsi="Times New Roman" w:cs="Times New Roman"/>
        </w:rPr>
        <w:t>As detailed below, four different mean structures are created by altering the specification of the baseline rates</w:t>
      </w:r>
      <w:r w:rsidR="00545B6D" w:rsidRPr="007A6550">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i</m:t>
            </m:r>
          </m:sub>
        </m:sSub>
        <m:r>
          <w:rPr>
            <w:rFonts w:ascii="Cambria Math" w:hAnsi="Cambria Math" w:cs="Times New Roman"/>
          </w:rPr>
          <m:t xml:space="preserve">, </m:t>
        </m:r>
      </m:oMath>
      <w:r w:rsidRPr="007A6550">
        <w:rPr>
          <w:rFonts w:ascii="Times New Roman" w:hAnsi="Times New Roman" w:cs="Times New Roman"/>
        </w:rPr>
        <w:t>and the expected counts</w:t>
      </w:r>
      <w:r w:rsidR="00545B6D" w:rsidRPr="007A6550">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ij</m:t>
            </m:r>
          </m:sub>
        </m:sSub>
      </m:oMath>
      <w:r w:rsidR="00545B6D" w:rsidRPr="007A6550">
        <w:rPr>
          <w:rFonts w:ascii="Times New Roman" w:hAnsi="Times New Roman" w:cs="Times New Roman"/>
        </w:rPr>
        <w:t>.</w:t>
      </w:r>
      <w:r w:rsidRPr="007A6550">
        <w:rPr>
          <w:rFonts w:ascii="Times New Roman" w:hAnsi="Times New Roman" w:cs="Times New Roman"/>
        </w:rPr>
        <w:t xml:space="preserve"> All simulations have </w:t>
      </w:r>
      <m:oMath>
        <m:r>
          <w:rPr>
            <w:rFonts w:ascii="Cambria Math" w:hAnsi="Cambria Math" w:cs="Times New Roman"/>
          </w:rPr>
          <m:t>N = 1,465</m:t>
        </m:r>
      </m:oMath>
      <w:r w:rsidRPr="007A6550">
        <w:rPr>
          <w:rFonts w:ascii="Times New Roman" w:hAnsi="Times New Roman" w:cs="Times New Roman"/>
        </w:rPr>
        <w:t xml:space="preserve"> CTs, corresponding to the number of MA CTs in our study.</w:t>
      </w:r>
    </w:p>
    <w:p w14:paraId="4E7D6424" w14:textId="77777777" w:rsidR="00F43996" w:rsidRPr="007A6550" w:rsidRDefault="00F43996" w:rsidP="00F43996">
      <w:pPr>
        <w:pStyle w:val="BodyText"/>
        <w:spacing w:line="480" w:lineRule="auto"/>
        <w:ind w:right="1090"/>
        <w:rPr>
          <w:rFonts w:ascii="Times New Roman" w:hAnsi="Times New Roman" w:cs="Times New Roman"/>
          <w:sz w:val="25"/>
        </w:rPr>
      </w:pPr>
    </w:p>
    <w:p w14:paraId="3B778AAD" w14:textId="079C3DA1" w:rsidR="00F43996" w:rsidRPr="007A6550" w:rsidRDefault="00F43996" w:rsidP="00971415">
      <w:pPr>
        <w:pStyle w:val="BodyText"/>
        <w:spacing w:line="480" w:lineRule="auto"/>
        <w:ind w:right="1090"/>
        <w:rPr>
          <w:rFonts w:ascii="Times New Roman" w:hAnsi="Times New Roman" w:cs="Times New Roman"/>
        </w:rPr>
      </w:pPr>
      <w:r w:rsidRPr="007A6550">
        <w:rPr>
          <w:rFonts w:ascii="Times New Roman" w:hAnsi="Times New Roman" w:cs="Times New Roman"/>
          <w:b/>
        </w:rPr>
        <w:t xml:space="preserve">Simulation 1: Racialized residential segregation, common baseline rate across CTs. </w:t>
      </w:r>
      <w:r w:rsidRPr="007A6550">
        <w:rPr>
          <w:rFonts w:ascii="Times New Roman" w:hAnsi="Times New Roman" w:cs="Times New Roman"/>
        </w:rPr>
        <w:t xml:space="preserve">The CT- specific Black and </w:t>
      </w:r>
      <w:r w:rsidR="008B7D05" w:rsidRPr="007A6550">
        <w:rPr>
          <w:rFonts w:ascii="Times New Roman" w:hAnsi="Times New Roman" w:cs="Times New Roman"/>
        </w:rPr>
        <w:t>WNH</w:t>
      </w:r>
      <w:r w:rsidRPr="007A6550">
        <w:rPr>
          <w:rFonts w:ascii="Times New Roman" w:hAnsi="Times New Roman" w:cs="Times New Roman"/>
        </w:rPr>
        <w:t xml:space="preserve"> expected counts are negatively correlated. The expected counts are taken from real MA CT-level data, to simulate a realistic degree of racialized residential segregation and low percentages of </w:t>
      </w:r>
      <w:r w:rsidR="005116A1" w:rsidRPr="007A6550">
        <w:rPr>
          <w:rFonts w:ascii="Times New Roman" w:hAnsi="Times New Roman" w:cs="Times New Roman"/>
        </w:rPr>
        <w:t>Black populations</w:t>
      </w:r>
      <w:r w:rsidRPr="007A6550">
        <w:rPr>
          <w:rFonts w:ascii="Times New Roman" w:hAnsi="Times New Roman" w:cs="Times New Roman"/>
        </w:rPr>
        <w:t xml:space="preserve"> in many CTs. A common baseline rate is achieved by setting</w:t>
      </w:r>
      <w:r w:rsidR="00545B6D" w:rsidRPr="007A6550">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i</m:t>
            </m:r>
          </m:sub>
        </m:sSub>
        <m:r>
          <w:rPr>
            <w:rFonts w:ascii="Cambria Math" w:hAnsi="Cambria Math" w:cs="Times New Roman"/>
          </w:rPr>
          <m:t>=0</m:t>
        </m:r>
      </m:oMath>
      <w:r w:rsidR="00545B6D" w:rsidRPr="007A6550">
        <w:rPr>
          <w:rFonts w:ascii="Times New Roman" w:hAnsi="Times New Roman" w:cs="Times New Roman"/>
        </w:rPr>
        <w:t>.</w:t>
      </w:r>
    </w:p>
    <w:p w14:paraId="740FE144" w14:textId="7275E0A7" w:rsidR="00F43996" w:rsidRPr="007A6550" w:rsidRDefault="00F43996" w:rsidP="00971415">
      <w:pPr>
        <w:ind w:right="1090"/>
        <w:rPr>
          <w:lang w:val="en-US"/>
        </w:rPr>
      </w:pPr>
      <w:r w:rsidRPr="007A6550">
        <w:rPr>
          <w:b/>
          <w:lang w:val="en-US"/>
        </w:rPr>
        <w:t xml:space="preserve">Simulation 2: No racialized residential segregation, differing baseline rates across CTs. </w:t>
      </w:r>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i</m:t>
            </m:r>
          </m:sub>
        </m:sSub>
        <m:r>
          <w:rPr>
            <w:rFonts w:ascii="Cambria Math" w:hAnsi="Cambria Math"/>
            <w:lang w:val="en-US"/>
          </w:rPr>
          <m:t>~N</m:t>
        </m:r>
        <m:d>
          <m:dPr>
            <m:ctrlPr>
              <w:rPr>
                <w:rFonts w:ascii="Cambria Math" w:hAnsi="Cambria Math"/>
                <w:i/>
                <w:lang w:val="en-US"/>
              </w:rPr>
            </m:ctrlPr>
          </m:dPr>
          <m:e>
            <m:r>
              <w:rPr>
                <w:rFonts w:ascii="Cambria Math" w:hAnsi="Cambria Math"/>
                <w:lang w:val="en-US"/>
              </w:rPr>
              <m:t>0,</m:t>
            </m:r>
            <m:sSubSup>
              <m:sSubSupPr>
                <m:ctrlPr>
                  <w:rPr>
                    <w:rFonts w:ascii="Cambria Math" w:hAnsi="Cambria Math"/>
                    <w:i/>
                    <w:lang w:val="en-US"/>
                  </w:rPr>
                </m:ctrlPr>
              </m:sSubSupPr>
              <m:e>
                <m:r>
                  <w:rPr>
                    <w:rFonts w:ascii="Cambria Math" w:hAnsi="Cambria Math"/>
                    <w:lang w:val="en-US"/>
                  </w:rPr>
                  <m:t>σ</m:t>
                </m:r>
              </m:e>
              <m:sub>
                <m:r>
                  <w:rPr>
                    <w:rFonts w:ascii="Cambria Math" w:hAnsi="Cambria Math"/>
                    <w:lang w:val="en-US"/>
                  </w:rPr>
                  <m:t>b</m:t>
                </m:r>
              </m:sub>
              <m:sup>
                <m:r>
                  <w:rPr>
                    <w:rFonts w:ascii="Cambria Math" w:hAnsi="Cambria Math"/>
                    <w:lang w:val="en-US"/>
                  </w:rPr>
                  <m:t>2</m:t>
                </m:r>
              </m:sup>
            </m:sSubSup>
          </m:e>
        </m:d>
      </m:oMath>
      <w:r w:rsidR="00545B6D" w:rsidRPr="007A6550">
        <w:rPr>
          <w:lang w:val="en-US"/>
        </w:rPr>
        <w:t xml:space="preserve"> </w:t>
      </w:r>
      <w:r w:rsidRPr="007A6550">
        <w:rPr>
          <w:lang w:val="en-US"/>
        </w:rPr>
        <w:t xml:space="preserve">is randomly generated to create differing CT baseline </w:t>
      </w:r>
      <w:r w:rsidR="007000EC" w:rsidRPr="007A6550">
        <w:rPr>
          <w:lang w:val="en-US"/>
        </w:rPr>
        <w:t>event</w:t>
      </w:r>
      <w:r w:rsidRPr="007A6550">
        <w:rPr>
          <w:lang w:val="en-US"/>
        </w:rPr>
        <w:t xml:space="preserve"> rates. Expected counts do not differ by racialized</w:t>
      </w:r>
      <w:r w:rsidR="0096001F">
        <w:rPr>
          <w:lang w:val="en-US"/>
        </w:rPr>
        <w:t xml:space="preserve"> social</w:t>
      </w:r>
      <w:r w:rsidRPr="007A6550">
        <w:rPr>
          <w:lang w:val="en-US"/>
        </w:rPr>
        <w:t xml:space="preserve"> group within a CT, i.e.,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i0</m:t>
            </m:r>
          </m:sub>
        </m:sSub>
      </m:oMath>
      <w:r w:rsidRPr="007A6550">
        <w:rPr>
          <w:lang w:val="en-US"/>
        </w:rPr>
        <w:t xml:space="preserve">, to represent a setting with no racialized residential segregation. We generate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i0</m:t>
            </m:r>
          </m:sub>
        </m:sSub>
        <m:r>
          <w:rPr>
            <w:rFonts w:ascii="Cambria Math" w:hAnsi="Cambria Math"/>
            <w:lang w:val="en-US"/>
          </w:rPr>
          <m:t>~Unif(0.2,4)</m:t>
        </m:r>
      </m:oMath>
      <w:r w:rsidR="00545B6D" w:rsidRPr="007A6550">
        <w:rPr>
          <w:lang w:val="en-US"/>
        </w:rPr>
        <w:t>.</w:t>
      </w:r>
    </w:p>
    <w:p w14:paraId="1B313BF7" w14:textId="65C4B559" w:rsidR="00F43996" w:rsidRPr="007A6550" w:rsidRDefault="00F43996" w:rsidP="00971415">
      <w:pPr>
        <w:ind w:right="1090"/>
        <w:rPr>
          <w:lang w:val="en-US"/>
        </w:rPr>
      </w:pPr>
      <w:r w:rsidRPr="007A6550">
        <w:rPr>
          <w:b/>
          <w:lang w:val="en-US"/>
        </w:rPr>
        <w:t xml:space="preserve">Simulation 3: Racialized residential segregation, differing baseline rates across CTs. CT baseline rates are independent from race-specific expected counts. </w:t>
      </w:r>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i</m:t>
            </m:r>
          </m:sub>
        </m:sSub>
        <m:r>
          <w:rPr>
            <w:rFonts w:ascii="Cambria Math" w:hAnsi="Cambria Math"/>
            <w:lang w:val="en-US"/>
          </w:rPr>
          <m:t>~N</m:t>
        </m:r>
        <m:d>
          <m:dPr>
            <m:ctrlPr>
              <w:rPr>
                <w:rFonts w:ascii="Cambria Math" w:hAnsi="Cambria Math"/>
                <w:i/>
                <w:lang w:val="en-US"/>
              </w:rPr>
            </m:ctrlPr>
          </m:dPr>
          <m:e>
            <m:r>
              <w:rPr>
                <w:rFonts w:ascii="Cambria Math" w:hAnsi="Cambria Math"/>
                <w:lang w:val="en-US"/>
              </w:rPr>
              <m:t>0,</m:t>
            </m:r>
            <m:sSubSup>
              <m:sSubSupPr>
                <m:ctrlPr>
                  <w:rPr>
                    <w:rFonts w:ascii="Cambria Math" w:hAnsi="Cambria Math"/>
                    <w:i/>
                    <w:lang w:val="en-US"/>
                  </w:rPr>
                </m:ctrlPr>
              </m:sSubSupPr>
              <m:e>
                <m:r>
                  <w:rPr>
                    <w:rFonts w:ascii="Cambria Math" w:hAnsi="Cambria Math"/>
                    <w:lang w:val="en-US"/>
                  </w:rPr>
                  <m:t>σ</m:t>
                </m:r>
              </m:e>
              <m:sub>
                <m:r>
                  <w:rPr>
                    <w:rFonts w:ascii="Cambria Math" w:hAnsi="Cambria Math"/>
                    <w:lang w:val="en-US"/>
                  </w:rPr>
                  <m:t>b</m:t>
                </m:r>
              </m:sub>
              <m:sup>
                <m:r>
                  <w:rPr>
                    <w:rFonts w:ascii="Cambria Math" w:hAnsi="Cambria Math"/>
                    <w:lang w:val="en-US"/>
                  </w:rPr>
                  <m:t>2</m:t>
                </m:r>
              </m:sup>
            </m:sSubSup>
          </m:e>
        </m:d>
      </m:oMath>
      <w:r w:rsidRPr="007A6550">
        <w:rPr>
          <w:lang w:val="en-US"/>
        </w:rPr>
        <w:t xml:space="preserve"> is randomly generated. The CT-specific Black and </w:t>
      </w:r>
      <w:r w:rsidR="008B7D05" w:rsidRPr="007A6550">
        <w:rPr>
          <w:lang w:val="en-US"/>
        </w:rPr>
        <w:t>WNH</w:t>
      </w:r>
      <w:r w:rsidRPr="007A6550">
        <w:rPr>
          <w:lang w:val="en-US"/>
        </w:rPr>
        <w:t xml:space="preserve"> expected counts are negatively correlated. The expected counts are again taken from real MA CT-level data.</w:t>
      </w:r>
    </w:p>
    <w:p w14:paraId="19E2781C" w14:textId="3255D6B4" w:rsidR="00ED3479" w:rsidRPr="007A6550" w:rsidRDefault="00F43996" w:rsidP="00971415">
      <w:pPr>
        <w:pStyle w:val="BodyText"/>
        <w:spacing w:line="480" w:lineRule="auto"/>
        <w:ind w:right="1090"/>
        <w:rPr>
          <w:rFonts w:ascii="Times New Roman" w:hAnsi="Times New Roman" w:cs="Times New Roman"/>
        </w:rPr>
      </w:pPr>
      <w:r w:rsidRPr="007A6550">
        <w:rPr>
          <w:rFonts w:ascii="Times New Roman" w:hAnsi="Times New Roman" w:cs="Times New Roman"/>
          <w:b/>
        </w:rPr>
        <w:t xml:space="preserve">Simulation 4: Racialized residential segregation, differing baseline rates across CTs. CT baseline rates are positively associated with Black expected counts and negatively associated with </w:t>
      </w:r>
      <w:r w:rsidR="009F1CA4" w:rsidRPr="007A6550">
        <w:rPr>
          <w:rFonts w:ascii="Times New Roman" w:hAnsi="Times New Roman" w:cs="Times New Roman"/>
          <w:b/>
        </w:rPr>
        <w:t>WNH</w:t>
      </w:r>
      <w:r w:rsidRPr="007A6550">
        <w:rPr>
          <w:rFonts w:ascii="Times New Roman" w:hAnsi="Times New Roman" w:cs="Times New Roman"/>
          <w:b/>
        </w:rPr>
        <w:t xml:space="preserve"> expected counts. </w:t>
      </w:r>
      <w:r w:rsidRPr="007A6550">
        <w:rPr>
          <w:rFonts w:ascii="Times New Roman" w:hAnsi="Times New Roman" w:cs="Times New Roman"/>
        </w:rPr>
        <w:t xml:space="preserve">Expected counts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ij</m:t>
            </m:r>
          </m:sub>
        </m:sSub>
      </m:oMath>
      <w:r w:rsidR="00C86A95" w:rsidRPr="007A6550">
        <w:t xml:space="preserve"> </w:t>
      </w:r>
      <w:r w:rsidRPr="007A6550">
        <w:rPr>
          <w:rFonts w:ascii="Times New Roman" w:hAnsi="Times New Roman" w:cs="Times New Roman"/>
        </w:rPr>
        <w:t>are taken from real MA</w:t>
      </w:r>
      <w:r w:rsidR="0094520F" w:rsidRPr="007A6550">
        <w:rPr>
          <w:rFonts w:ascii="Times New Roman" w:hAnsi="Times New Roman" w:cs="Times New Roman"/>
        </w:rPr>
        <w:t xml:space="preserve"> CT-level data.  We let </w:t>
      </w: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i</m:t>
            </m:r>
          </m:sub>
        </m:sSub>
        <m:r>
          <w:rPr>
            <w:rFonts w:ascii="Cambria Math" w:hAnsi="Cambria Math" w:cs="Times New Roman"/>
          </w:rPr>
          <m:t>~N</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i</m:t>
                </m:r>
              </m:sub>
            </m:sSub>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σ</m:t>
                </m:r>
              </m:e>
              <m:sub>
                <m:r>
                  <w:rPr>
                    <w:rFonts w:ascii="Cambria Math" w:hAnsi="Cambria Math" w:cs="Times New Roman"/>
                  </w:rPr>
                  <m:t>b4</m:t>
                </m:r>
              </m:sub>
              <m:sup>
                <m:r>
                  <w:rPr>
                    <w:rFonts w:ascii="Cambria Math" w:hAnsi="Cambria Math" w:cs="Times New Roman"/>
                  </w:rPr>
                  <m:t>2</m:t>
                </m:r>
              </m:sup>
            </m:sSubSup>
          </m:e>
        </m:d>
      </m:oMath>
      <w:r w:rsidR="0094520F" w:rsidRPr="007A6550">
        <w:rPr>
          <w:rFonts w:ascii="Times New Roman" w:hAnsi="Times New Roman" w:cs="Times New Roman"/>
        </w:rPr>
        <w:t xml:space="preserve"> where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acc>
              <m:accPr>
                <m:chr m:val="̃"/>
                <m:ctrlPr>
                  <w:rPr>
                    <w:rFonts w:ascii="Cambria Math" w:hAnsi="Cambria Math" w:cs="Times New Roman"/>
                    <w:i/>
                  </w:rPr>
                </m:ctrlPr>
              </m:accPr>
              <m:e>
                <m:r>
                  <w:rPr>
                    <w:rFonts w:ascii="Cambria Math" w:hAnsi="Cambria Math" w:cs="Times New Roman"/>
                  </w:rPr>
                  <m:t>P</m:t>
                </m:r>
              </m:e>
            </m:acc>
          </m:e>
          <m:sub>
            <m:r>
              <w:rPr>
                <w:rFonts w:ascii="Cambria Math" w:hAnsi="Cambria Math" w:cs="Times New Roman"/>
              </w:rPr>
              <m:t>i0</m:t>
            </m:r>
          </m:sub>
        </m:sSub>
        <m:r>
          <w:rPr>
            <w:rFonts w:ascii="Cambria Math" w:hAnsi="Cambria Math" w:cs="Times New Roman"/>
          </w:rPr>
          <m:t>/5</m:t>
        </m:r>
      </m:oMath>
      <w:r w:rsidR="0094520F" w:rsidRPr="007A6550">
        <w:rPr>
          <w:rFonts w:ascii="Times New Roman" w:hAnsi="Times New Roman" w:cs="Times New Roman"/>
        </w:rPr>
        <w:t xml:space="preserve"> and </w:t>
      </w:r>
      <m:oMath>
        <m:sSub>
          <m:sSubPr>
            <m:ctrlPr>
              <w:rPr>
                <w:rFonts w:ascii="Cambria Math" w:hAnsi="Cambria Math" w:cs="Times New Roman"/>
                <w:i/>
              </w:rPr>
            </m:ctrlPr>
          </m:sSubPr>
          <m:e>
            <m:acc>
              <m:accPr>
                <m:chr m:val="̃"/>
                <m:ctrlPr>
                  <w:rPr>
                    <w:rFonts w:ascii="Cambria Math" w:hAnsi="Cambria Math" w:cs="Times New Roman"/>
                    <w:i/>
                  </w:rPr>
                </m:ctrlPr>
              </m:accPr>
              <m:e>
                <m:r>
                  <w:rPr>
                    <w:rFonts w:ascii="Cambria Math" w:hAnsi="Cambria Math" w:cs="Times New Roman"/>
                  </w:rPr>
                  <m:t>P</m:t>
                </m:r>
              </m:e>
            </m:acc>
          </m:e>
          <m:sub>
            <m:r>
              <w:rPr>
                <w:rFonts w:ascii="Cambria Math" w:hAnsi="Cambria Math" w:cs="Times New Roman"/>
              </w:rPr>
              <m:t>i0</m:t>
            </m:r>
          </m:sub>
        </m:sSub>
      </m:oMath>
      <w:r w:rsidR="008B7D05" w:rsidRPr="007A6550">
        <w:rPr>
          <w:rFonts w:ascii="Times New Roman" w:hAnsi="Times New Roman" w:cs="Times New Roman"/>
        </w:rPr>
        <w:t xml:space="preserve"> </w:t>
      </w:r>
      <w:r w:rsidR="0094520F" w:rsidRPr="007A6550">
        <w:rPr>
          <w:rFonts w:ascii="Times New Roman" w:hAnsi="Times New Roman" w:cs="Times New Roman"/>
        </w:rPr>
        <w:t xml:space="preserve">is the centered/scaled </w:t>
      </w:r>
      <w:r w:rsidR="008B7D05" w:rsidRPr="007A6550">
        <w:rPr>
          <w:rFonts w:ascii="Times New Roman" w:hAnsi="Times New Roman" w:cs="Times New Roman"/>
        </w:rPr>
        <w:t>WNH</w:t>
      </w:r>
      <w:r w:rsidR="0094520F" w:rsidRPr="007A6550">
        <w:rPr>
          <w:rFonts w:ascii="Times New Roman" w:hAnsi="Times New Roman" w:cs="Times New Roman"/>
        </w:rPr>
        <w:t xml:space="preserve"> expected count. This leads to a correlation of -0.36 between </w:t>
      </w: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i</m:t>
            </m:r>
          </m:sub>
        </m:sSub>
      </m:oMath>
      <w:r w:rsidR="0094520F" w:rsidRPr="007A6550">
        <w:rPr>
          <w:rFonts w:ascii="Times New Roman" w:hAnsi="Times New Roman" w:cs="Times New Roman"/>
          <w:i/>
        </w:rPr>
        <w:t xml:space="preserve"> </w:t>
      </w:r>
      <w:r w:rsidR="0094520F" w:rsidRPr="007A6550">
        <w:rPr>
          <w:rFonts w:ascii="Times New Roman" w:hAnsi="Times New Roman" w:cs="Times New Roman"/>
        </w:rPr>
        <w:t xml:space="preserve">(the baseline rate) and the </w:t>
      </w:r>
      <w:r w:rsidR="008B7D05" w:rsidRPr="007A6550">
        <w:rPr>
          <w:rFonts w:ascii="Times New Roman" w:hAnsi="Times New Roman" w:cs="Times New Roman"/>
        </w:rPr>
        <w:t>WNH</w:t>
      </w:r>
      <w:r w:rsidR="0094520F" w:rsidRPr="007A6550">
        <w:rPr>
          <w:rFonts w:ascii="Times New Roman" w:hAnsi="Times New Roman" w:cs="Times New Roman"/>
        </w:rPr>
        <w:t xml:space="preserve"> expected count</w:t>
      </w:r>
      <w:r w:rsidR="008B7D05" w:rsidRPr="007A6550">
        <w:rPr>
          <w:rFonts w:ascii="Times New Roman" w:hAnsi="Times New Roman" w:cs="Times New Roman"/>
          <w:i/>
        </w:rPr>
        <w:t xml:space="preserve">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i0</m:t>
            </m:r>
          </m:sub>
        </m:sSub>
      </m:oMath>
      <w:r w:rsidR="0094520F" w:rsidRPr="007A6550">
        <w:rPr>
          <w:rFonts w:ascii="Times New Roman" w:hAnsi="Times New Roman" w:cs="Times New Roman"/>
        </w:rPr>
        <w:t xml:space="preserve">, and a correlation of 0.16 between </w:t>
      </w: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i</m:t>
            </m:r>
          </m:sub>
        </m:sSub>
      </m:oMath>
      <w:r w:rsidR="008B7D05" w:rsidRPr="007A6550">
        <w:rPr>
          <w:rFonts w:ascii="Times New Roman" w:hAnsi="Times New Roman" w:cs="Times New Roman"/>
        </w:rPr>
        <w:t xml:space="preserve"> </w:t>
      </w:r>
      <w:r w:rsidR="0094520F" w:rsidRPr="007A6550">
        <w:rPr>
          <w:rFonts w:ascii="Times New Roman" w:hAnsi="Times New Roman" w:cs="Times New Roman"/>
        </w:rPr>
        <w:t>and the Black expected count</w:t>
      </w:r>
      <w:r w:rsidR="008B7D05" w:rsidRPr="007A6550">
        <w:rPr>
          <w:rFonts w:ascii="Times New Roman" w:hAnsi="Times New Roman" w:cs="Times New Roman"/>
          <w:i/>
        </w:rPr>
        <w:t xml:space="preserve">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i1</m:t>
            </m:r>
          </m:sub>
        </m:sSub>
      </m:oMath>
      <w:r w:rsidR="0094520F" w:rsidRPr="007A6550">
        <w:rPr>
          <w:rFonts w:ascii="Times New Roman" w:hAnsi="Times New Roman" w:cs="Times New Roman"/>
        </w:rPr>
        <w:t xml:space="preserve">. This simulation corresponds to the structure </w:t>
      </w:r>
      <w:r w:rsidR="0094520F" w:rsidRPr="007A6550">
        <w:rPr>
          <w:rFonts w:ascii="Times New Roman" w:hAnsi="Times New Roman" w:cs="Times New Roman"/>
        </w:rPr>
        <w:lastRenderedPageBreak/>
        <w:t xml:space="preserve">anticipated in real </w:t>
      </w:r>
      <w:r w:rsidR="007000EC" w:rsidRPr="007A6550">
        <w:rPr>
          <w:rFonts w:ascii="Times New Roman" w:hAnsi="Times New Roman" w:cs="Times New Roman"/>
        </w:rPr>
        <w:t>health</w:t>
      </w:r>
      <w:r w:rsidR="0094520F" w:rsidRPr="007A6550">
        <w:rPr>
          <w:rFonts w:ascii="Times New Roman" w:hAnsi="Times New Roman" w:cs="Times New Roman"/>
        </w:rPr>
        <w:t xml:space="preserve"> data from segregated </w:t>
      </w:r>
      <w:r w:rsidR="00446515" w:rsidRPr="007A6550">
        <w:rPr>
          <w:rFonts w:ascii="Times New Roman" w:hAnsi="Times New Roman" w:cs="Times New Roman"/>
        </w:rPr>
        <w:t>areas</w:t>
      </w:r>
      <w:r w:rsidR="00BE2E9A">
        <w:rPr>
          <w:rFonts w:ascii="Times New Roman" w:hAnsi="Times New Roman" w:cs="Times New Roman"/>
        </w:rPr>
        <w:t xml:space="preserve"> in MA</w:t>
      </w:r>
      <w:r w:rsidR="0094520F" w:rsidRPr="007A6550">
        <w:rPr>
          <w:rFonts w:ascii="Times New Roman" w:hAnsi="Times New Roman" w:cs="Times New Roman"/>
        </w:rPr>
        <w:t>.</w:t>
      </w:r>
    </w:p>
    <w:p w14:paraId="043E2679" w14:textId="5BDD2BBC" w:rsidR="00ED3479" w:rsidRPr="007A6550" w:rsidRDefault="00ED3479" w:rsidP="00971415">
      <w:pPr>
        <w:pStyle w:val="BodyText"/>
        <w:spacing w:line="480" w:lineRule="auto"/>
        <w:ind w:right="1090" w:firstLine="468"/>
        <w:rPr>
          <w:rFonts w:ascii="Times New Roman" w:hAnsi="Times New Roman" w:cs="Times New Roman"/>
        </w:rPr>
      </w:pPr>
      <w:r w:rsidRPr="007A6550">
        <w:rPr>
          <w:rFonts w:ascii="Times New Roman" w:hAnsi="Times New Roman" w:cs="Times New Roman"/>
        </w:rPr>
        <w:t xml:space="preserve">In </w:t>
      </w:r>
      <w:r w:rsidR="00B77834">
        <w:rPr>
          <w:rFonts w:ascii="Times New Roman" w:hAnsi="Times New Roman" w:cs="Times New Roman"/>
        </w:rPr>
        <w:t>S</w:t>
      </w:r>
      <w:r w:rsidRPr="007A6550">
        <w:rPr>
          <w:rFonts w:ascii="Times New Roman" w:hAnsi="Times New Roman" w:cs="Times New Roman"/>
        </w:rPr>
        <w:t xml:space="preserve">imulations 1-3, where the coefficient parameters have marginal interpretations, we fix </w:t>
      </w:r>
      <w:r w:rsidRPr="007A6550">
        <w:rPr>
          <w:rFonts w:ascii="Times New Roman" w:hAnsi="Times New Roman" w:cs="Times New Roman"/>
          <w:i/>
        </w:rPr>
        <w:t>β</w:t>
      </w:r>
      <w:r w:rsidRPr="007A6550">
        <w:rPr>
          <w:rFonts w:ascii="Times New Roman" w:hAnsi="Times New Roman" w:cs="Times New Roman"/>
          <w:vertAlign w:val="subscript"/>
        </w:rPr>
        <w:t>0</w:t>
      </w:r>
      <w:r w:rsidRPr="007A6550">
        <w:rPr>
          <w:rFonts w:ascii="Times New Roman" w:hAnsi="Times New Roman" w:cs="Times New Roman"/>
        </w:rPr>
        <w:t xml:space="preserve"> = 0</w:t>
      </w:r>
      <w:r w:rsidRPr="007A6550">
        <w:rPr>
          <w:rFonts w:ascii="Times New Roman" w:hAnsi="Times New Roman" w:cs="Times New Roman"/>
          <w:i/>
        </w:rPr>
        <w:t>.</w:t>
      </w:r>
      <w:r w:rsidRPr="007A6550">
        <w:rPr>
          <w:rFonts w:ascii="Times New Roman" w:hAnsi="Times New Roman" w:cs="Times New Roman"/>
        </w:rPr>
        <w:t xml:space="preserve">02 and </w:t>
      </w:r>
      <w:r w:rsidRPr="007A6550">
        <w:rPr>
          <w:rFonts w:ascii="Times New Roman" w:hAnsi="Times New Roman" w:cs="Times New Roman"/>
          <w:i/>
        </w:rPr>
        <w:t>β</w:t>
      </w:r>
      <w:r w:rsidRPr="007A6550">
        <w:rPr>
          <w:rFonts w:ascii="Times New Roman" w:hAnsi="Times New Roman" w:cs="Times New Roman"/>
          <w:vertAlign w:val="subscript"/>
        </w:rPr>
        <w:t>1</w:t>
      </w:r>
      <w:r w:rsidRPr="007A6550">
        <w:rPr>
          <w:rFonts w:ascii="Times New Roman" w:hAnsi="Times New Roman" w:cs="Times New Roman"/>
        </w:rPr>
        <w:t xml:space="preserve"> = 0</w:t>
      </w:r>
      <w:r w:rsidRPr="007A6550">
        <w:rPr>
          <w:rFonts w:ascii="Times New Roman" w:hAnsi="Times New Roman" w:cs="Times New Roman"/>
          <w:i/>
        </w:rPr>
        <w:t>.</w:t>
      </w:r>
      <w:r w:rsidRPr="007A6550">
        <w:rPr>
          <w:rFonts w:ascii="Times New Roman" w:hAnsi="Times New Roman" w:cs="Times New Roman"/>
        </w:rPr>
        <w:t xml:space="preserve">32. In </w:t>
      </w:r>
      <w:r w:rsidR="00B77834">
        <w:rPr>
          <w:rFonts w:ascii="Times New Roman" w:hAnsi="Times New Roman" w:cs="Times New Roman"/>
        </w:rPr>
        <w:t>S</w:t>
      </w:r>
      <w:r w:rsidRPr="007A6550">
        <w:rPr>
          <w:rFonts w:ascii="Times New Roman" w:hAnsi="Times New Roman" w:cs="Times New Roman"/>
        </w:rPr>
        <w:t xml:space="preserve">imulation 4, where the parameters have a conditional interpretation, we let </w:t>
      </w:r>
      <w:r w:rsidRPr="007A6550">
        <w:rPr>
          <w:rFonts w:ascii="Times New Roman" w:hAnsi="Times New Roman" w:cs="Times New Roman"/>
          <w:i/>
        </w:rPr>
        <w:t>β</w:t>
      </w:r>
      <w:r w:rsidRPr="007A6550">
        <w:rPr>
          <w:rFonts w:ascii="Times New Roman" w:hAnsi="Times New Roman" w:cs="Times New Roman"/>
          <w:vertAlign w:val="subscript"/>
        </w:rPr>
        <w:t>0</w:t>
      </w:r>
      <w:r w:rsidRPr="007A6550">
        <w:rPr>
          <w:rFonts w:ascii="Times New Roman" w:hAnsi="Times New Roman" w:cs="Times New Roman"/>
        </w:rPr>
        <w:t xml:space="preserve"> = 0</w:t>
      </w:r>
      <w:r w:rsidRPr="007A6550">
        <w:rPr>
          <w:rFonts w:ascii="Times New Roman" w:hAnsi="Times New Roman" w:cs="Times New Roman"/>
          <w:i/>
        </w:rPr>
        <w:t>.</w:t>
      </w:r>
      <w:r w:rsidRPr="007A6550">
        <w:rPr>
          <w:rFonts w:ascii="Times New Roman" w:hAnsi="Times New Roman" w:cs="Times New Roman"/>
        </w:rPr>
        <w:t xml:space="preserve">03 and </w:t>
      </w:r>
      <w:r w:rsidRPr="007A6550">
        <w:rPr>
          <w:rFonts w:ascii="Times New Roman" w:hAnsi="Times New Roman" w:cs="Times New Roman"/>
          <w:i/>
        </w:rPr>
        <w:t>β</w:t>
      </w:r>
      <w:r w:rsidRPr="007A6550">
        <w:rPr>
          <w:rFonts w:ascii="Times New Roman" w:hAnsi="Times New Roman" w:cs="Times New Roman"/>
          <w:vertAlign w:val="subscript"/>
        </w:rPr>
        <w:t>1</w:t>
      </w:r>
      <w:r w:rsidRPr="007A6550">
        <w:rPr>
          <w:rFonts w:ascii="Times New Roman" w:hAnsi="Times New Roman" w:cs="Times New Roman"/>
        </w:rPr>
        <w:t xml:space="preserve"> = −0</w:t>
      </w:r>
      <w:r w:rsidRPr="007A6550">
        <w:rPr>
          <w:rFonts w:ascii="Times New Roman" w:hAnsi="Times New Roman" w:cs="Times New Roman"/>
          <w:i/>
        </w:rPr>
        <w:t>.</w:t>
      </w:r>
      <w:r w:rsidRPr="007A6550">
        <w:rPr>
          <w:rFonts w:ascii="Times New Roman" w:hAnsi="Times New Roman" w:cs="Times New Roman"/>
        </w:rPr>
        <w:t xml:space="preserve">07. Where applicable, </w:t>
      </w:r>
      <m:oMath>
        <m:sSubSup>
          <m:sSubSupPr>
            <m:ctrlPr>
              <w:rPr>
                <w:rFonts w:ascii="Cambria Math" w:hAnsi="Cambria Math" w:cs="Times New Roman"/>
                <w:i/>
              </w:rPr>
            </m:ctrlPr>
          </m:sSubSupPr>
          <m:e>
            <m:r>
              <w:rPr>
                <w:rFonts w:ascii="Cambria Math" w:hAnsi="Cambria Math" w:cs="Times New Roman"/>
              </w:rPr>
              <m:t>σ</m:t>
            </m:r>
          </m:e>
          <m:sub>
            <m:r>
              <w:rPr>
                <w:rFonts w:ascii="Cambria Math" w:hAnsi="Cambria Math" w:cs="Times New Roman"/>
              </w:rPr>
              <m:t>b</m:t>
            </m:r>
          </m:sub>
          <m:sup>
            <m:r>
              <w:rPr>
                <w:rFonts w:ascii="Cambria Math" w:hAnsi="Cambria Math" w:cs="Times New Roman"/>
              </w:rPr>
              <m:t>2</m:t>
            </m:r>
          </m:sup>
        </m:sSubSup>
        <m:r>
          <w:rPr>
            <w:rFonts w:ascii="Cambria Math" w:hAnsi="Cambria Math" w:cs="Times New Roman"/>
          </w:rPr>
          <m:t>=0.19</m:t>
        </m:r>
      </m:oMath>
      <w:r w:rsidRPr="007A6550">
        <w:rPr>
          <w:rFonts w:ascii="Times New Roman" w:hAnsi="Times New Roman" w:cs="Times New Roman"/>
        </w:rPr>
        <w:t xml:space="preserve"> and </w:t>
      </w:r>
      <m:oMath>
        <m:sSubSup>
          <m:sSubSupPr>
            <m:ctrlPr>
              <w:rPr>
                <w:rFonts w:ascii="Cambria Math" w:hAnsi="Cambria Math" w:cs="Times New Roman"/>
                <w:i/>
              </w:rPr>
            </m:ctrlPr>
          </m:sSubSupPr>
          <m:e>
            <m:r>
              <w:rPr>
                <w:rFonts w:ascii="Cambria Math" w:hAnsi="Cambria Math" w:cs="Times New Roman"/>
              </w:rPr>
              <m:t>σ</m:t>
            </m:r>
          </m:e>
          <m:sub>
            <m:r>
              <w:rPr>
                <w:rFonts w:ascii="Cambria Math" w:hAnsi="Cambria Math" w:cs="Times New Roman"/>
              </w:rPr>
              <m:t>b4</m:t>
            </m:r>
          </m:sub>
          <m:sup>
            <m:r>
              <w:rPr>
                <w:rFonts w:ascii="Cambria Math" w:hAnsi="Cambria Math" w:cs="Times New Roman"/>
              </w:rPr>
              <m:t>2</m:t>
            </m:r>
          </m:sup>
        </m:sSubSup>
        <m:r>
          <w:rPr>
            <w:rFonts w:ascii="Cambria Math" w:hAnsi="Cambria Math" w:cs="Times New Roman"/>
          </w:rPr>
          <m:t>=0.25</m:t>
        </m:r>
      </m:oMath>
      <w:r w:rsidRPr="007A6550">
        <w:rPr>
          <w:rFonts w:ascii="Times New Roman" w:hAnsi="Times New Roman" w:cs="Times New Roman"/>
        </w:rPr>
        <w:t>. We generate 200 datasets for each of the four simulation scenarios</w:t>
      </w:r>
      <w:r w:rsidR="0087362A" w:rsidRPr="007A6550">
        <w:rPr>
          <w:rFonts w:ascii="Times New Roman" w:hAnsi="Times New Roman" w:cs="Times New Roman"/>
        </w:rPr>
        <w:t xml:space="preserve">. </w:t>
      </w:r>
      <w:r w:rsidR="00ED4020" w:rsidRPr="007A6550">
        <w:rPr>
          <w:rFonts w:ascii="Times New Roman" w:hAnsi="Times New Roman" w:cs="Times New Roman"/>
        </w:rPr>
        <w:t>To each dataset, w</w:t>
      </w:r>
      <w:r w:rsidRPr="007A6550">
        <w:rPr>
          <w:rFonts w:ascii="Times New Roman" w:hAnsi="Times New Roman" w:cs="Times New Roman"/>
        </w:rPr>
        <w:t>e fit a Poisson and negative binomial GLM (equation 1)</w:t>
      </w:r>
      <w:r w:rsidR="0087362A" w:rsidRPr="007A6550">
        <w:rPr>
          <w:rFonts w:ascii="Times New Roman" w:hAnsi="Times New Roman" w:cs="Times New Roman"/>
        </w:rPr>
        <w:t>,</w:t>
      </w:r>
      <w:r w:rsidRPr="007A6550">
        <w:rPr>
          <w:rFonts w:ascii="Times New Roman" w:hAnsi="Times New Roman" w:cs="Times New Roman"/>
        </w:rPr>
        <w:t xml:space="preserve"> a Poisson and negative binomial GLMM (equation 2)</w:t>
      </w:r>
      <w:r w:rsidR="0087362A" w:rsidRPr="007A6550">
        <w:rPr>
          <w:rFonts w:ascii="Times New Roman" w:hAnsi="Times New Roman" w:cs="Times New Roman"/>
        </w:rPr>
        <w:t xml:space="preserve">, and a GEE model with a Poisson-like </w:t>
      </w:r>
      <w:r w:rsidR="00ED4020" w:rsidRPr="007A6550">
        <w:rPr>
          <w:rFonts w:ascii="Times New Roman" w:hAnsi="Times New Roman" w:cs="Times New Roman"/>
        </w:rPr>
        <w:t>quasi-likelihood and</w:t>
      </w:r>
      <w:r w:rsidR="0087362A" w:rsidRPr="007A6550">
        <w:rPr>
          <w:rFonts w:ascii="Times New Roman" w:hAnsi="Times New Roman" w:cs="Times New Roman"/>
        </w:rPr>
        <w:t xml:space="preserve"> exchangeable working correlation structure</w:t>
      </w:r>
      <w:r w:rsidR="00D020F6">
        <w:rPr>
          <w:rFonts w:ascii="Times New Roman" w:hAnsi="Times New Roman" w:cs="Times New Roman"/>
        </w:rPr>
        <w:t xml:space="preserve"> within each </w:t>
      </w:r>
      <w:r w:rsidR="00034C74">
        <w:rPr>
          <w:rFonts w:ascii="Times New Roman" w:hAnsi="Times New Roman" w:cs="Times New Roman"/>
        </w:rPr>
        <w:t>CT</w:t>
      </w:r>
      <w:r w:rsidRPr="007A6550">
        <w:rPr>
          <w:rFonts w:ascii="Times New Roman" w:hAnsi="Times New Roman" w:cs="Times New Roman"/>
        </w:rPr>
        <w:t xml:space="preserve">. We report the bias </w:t>
      </w:r>
      <w:r w:rsidR="00D020F6">
        <w:rPr>
          <w:rFonts w:ascii="Times New Roman" w:hAnsi="Times New Roman" w:cs="Times New Roman"/>
        </w:rPr>
        <w:t>of the</w:t>
      </w:r>
      <w:r w:rsidRPr="007A6550">
        <w:rPr>
          <w:rFonts w:ascii="Times New Roman" w:hAnsi="Times New Roman" w:cs="Times New Roman"/>
        </w:rPr>
        <w:t xml:space="preserve"> Black vs</w:t>
      </w:r>
      <w:r w:rsidR="00376535" w:rsidRPr="007A6550">
        <w:rPr>
          <w:rFonts w:ascii="Times New Roman" w:hAnsi="Times New Roman" w:cs="Times New Roman"/>
        </w:rPr>
        <w:t>.</w:t>
      </w:r>
      <w:r w:rsidRPr="007A6550">
        <w:rPr>
          <w:rFonts w:ascii="Times New Roman" w:hAnsi="Times New Roman" w:cs="Times New Roman"/>
        </w:rPr>
        <w:t xml:space="preserve"> WNH RR </w:t>
      </w:r>
      <w:r w:rsidR="00D020F6">
        <w:rPr>
          <w:rFonts w:ascii="Times New Roman" w:hAnsi="Times New Roman" w:cs="Times New Roman"/>
        </w:rPr>
        <w:t>estimator fro</w:t>
      </w:r>
      <w:r w:rsidRPr="007A6550">
        <w:rPr>
          <w:rFonts w:ascii="Times New Roman" w:hAnsi="Times New Roman" w:cs="Times New Roman"/>
        </w:rPr>
        <w:t>m each model in Figure 4</w:t>
      </w:r>
      <w:r w:rsidR="000A66F5" w:rsidRPr="007A6550">
        <w:rPr>
          <w:rFonts w:ascii="Times New Roman" w:hAnsi="Times New Roman" w:cs="Times New Roman"/>
        </w:rPr>
        <w:t xml:space="preserve">, and the 95% confidence interval coverage probabilities for </w:t>
      </w:r>
      <w:r w:rsidR="00D020F6">
        <w:rPr>
          <w:rFonts w:ascii="Times New Roman" w:hAnsi="Times New Roman" w:cs="Times New Roman"/>
        </w:rPr>
        <w:t>each RR estimator</w:t>
      </w:r>
      <w:r w:rsidR="000A66F5" w:rsidRPr="007A6550">
        <w:rPr>
          <w:rFonts w:ascii="Times New Roman" w:hAnsi="Times New Roman" w:cs="Times New Roman"/>
        </w:rPr>
        <w:t xml:space="preserve"> in Table S.1 of the Supplementary Materials</w:t>
      </w:r>
      <w:r w:rsidRPr="007A6550">
        <w:rPr>
          <w:rFonts w:ascii="Times New Roman" w:hAnsi="Times New Roman" w:cs="Times New Roman"/>
        </w:rPr>
        <w:t>.</w:t>
      </w:r>
    </w:p>
    <w:p w14:paraId="1C5912CE" w14:textId="6E5D0EAE" w:rsidR="00ED3479" w:rsidRPr="007A6550" w:rsidRDefault="00ED3479" w:rsidP="00971415">
      <w:pPr>
        <w:pStyle w:val="BodyText"/>
        <w:spacing w:line="480" w:lineRule="auto"/>
        <w:ind w:right="1090" w:firstLine="468"/>
        <w:rPr>
          <w:rFonts w:ascii="Times New Roman" w:hAnsi="Times New Roman" w:cs="Times New Roman"/>
        </w:rPr>
      </w:pPr>
      <w:r w:rsidRPr="007A6550">
        <w:rPr>
          <w:rFonts w:ascii="Times New Roman" w:hAnsi="Times New Roman" w:cs="Times New Roman"/>
        </w:rPr>
        <w:t>As evidenced by the results for Simulations 1-3, all models yield unbiased estimates of the RR in settings with racialized residential segregation alone or differing CT baseline rates alone, or when both segregation and differing baseline rates are present but are uncorrelated. In Simulation 4, the scen</w:t>
      </w:r>
      <w:bookmarkStart w:id="36" w:name="_GoBack"/>
      <w:bookmarkEnd w:id="36"/>
      <w:r w:rsidRPr="007A6550">
        <w:rPr>
          <w:rFonts w:ascii="Times New Roman" w:hAnsi="Times New Roman" w:cs="Times New Roman"/>
        </w:rPr>
        <w:t xml:space="preserve">ario in which the baseline rates and racialized </w:t>
      </w:r>
      <w:r w:rsidR="0096001F">
        <w:rPr>
          <w:rFonts w:ascii="Times New Roman" w:hAnsi="Times New Roman" w:cs="Times New Roman"/>
        </w:rPr>
        <w:t xml:space="preserve">social </w:t>
      </w:r>
      <w:r w:rsidRPr="007A6550">
        <w:rPr>
          <w:rFonts w:ascii="Times New Roman" w:hAnsi="Times New Roman" w:cs="Times New Roman"/>
        </w:rPr>
        <w:t xml:space="preserve">group-specific expected counts are correlated, </w:t>
      </w:r>
      <w:r w:rsidR="00864A0E">
        <w:rPr>
          <w:rFonts w:ascii="Times New Roman" w:hAnsi="Times New Roman" w:cs="Times New Roman"/>
        </w:rPr>
        <w:t xml:space="preserve">offset </w:t>
      </w:r>
      <w:r w:rsidRPr="007A6550">
        <w:rPr>
          <w:rFonts w:ascii="Times New Roman" w:hAnsi="Times New Roman" w:cs="Times New Roman"/>
        </w:rPr>
        <w:t>endogeneity yields discrepancies between the GLM and GLMM RR estimates. The GLMM estimate</w:t>
      </w:r>
      <w:r w:rsidR="00B42B85" w:rsidRPr="007A6550">
        <w:rPr>
          <w:rFonts w:ascii="Times New Roman" w:hAnsi="Times New Roman" w:cs="Times New Roman"/>
        </w:rPr>
        <w:t xml:space="preserve"> approximates</w:t>
      </w:r>
      <w:r w:rsidRPr="007A6550">
        <w:rPr>
          <w:rFonts w:ascii="Times New Roman" w:hAnsi="Times New Roman" w:cs="Times New Roman"/>
        </w:rPr>
        <w:t xml:space="preserve"> the conditional </w:t>
      </w:r>
      <w:r w:rsidR="009E5FFE" w:rsidRPr="007A6550">
        <w:rPr>
          <w:rFonts w:ascii="Times New Roman" w:hAnsi="Times New Roman" w:cs="Times New Roman"/>
        </w:rPr>
        <w:t>association</w:t>
      </w:r>
      <w:r w:rsidRPr="007A6550">
        <w:rPr>
          <w:rFonts w:ascii="Times New Roman" w:hAnsi="Times New Roman" w:cs="Times New Roman"/>
        </w:rPr>
        <w:t>, while the Poisson GLM estimates the marginal association.</w:t>
      </w:r>
      <w:r w:rsidR="00293D7C" w:rsidRPr="007A6550">
        <w:rPr>
          <w:rFonts w:ascii="Times New Roman" w:hAnsi="Times New Roman" w:cs="Times New Roman"/>
        </w:rPr>
        <w:t xml:space="preserve"> The GEE estimates fall between the true marginal and conditional, although closer to the marginal.</w:t>
      </w:r>
    </w:p>
    <w:p w14:paraId="20332920" w14:textId="598E8E7C" w:rsidR="00ED3479" w:rsidRPr="007A6550" w:rsidRDefault="00ED3479" w:rsidP="00971415">
      <w:pPr>
        <w:pStyle w:val="BodyText"/>
        <w:spacing w:line="480" w:lineRule="auto"/>
        <w:ind w:left="117" w:right="1090" w:firstLine="351"/>
        <w:rPr>
          <w:rFonts w:ascii="Times New Roman" w:hAnsi="Times New Roman" w:cs="Times New Roman"/>
        </w:rPr>
      </w:pPr>
      <w:r w:rsidRPr="007A6550">
        <w:rPr>
          <w:rFonts w:ascii="Times New Roman" w:hAnsi="Times New Roman" w:cs="Times New Roman"/>
        </w:rPr>
        <w:t xml:space="preserve">In Simulation 4, we also fit the INE models, i.e., </w:t>
      </w:r>
      <w:r w:rsidR="009E5AF7" w:rsidRPr="007A6550">
        <w:rPr>
          <w:rFonts w:ascii="Times New Roman" w:hAnsi="Times New Roman" w:cs="Times New Roman"/>
        </w:rPr>
        <w:t>including</w:t>
      </w:r>
      <w:r w:rsidRPr="007A6550">
        <w:rPr>
          <w:rFonts w:ascii="Times New Roman" w:hAnsi="Times New Roman" w:cs="Times New Roman"/>
        </w:rPr>
        <w:t xml:space="preserve"> both an individual and neighborhood fixed effect for racialized </w:t>
      </w:r>
      <w:r w:rsidR="006B5CC0">
        <w:rPr>
          <w:rFonts w:ascii="Times New Roman" w:hAnsi="Times New Roman" w:cs="Times New Roman"/>
        </w:rPr>
        <w:t xml:space="preserve">social </w:t>
      </w:r>
      <w:r w:rsidRPr="007A6550">
        <w:rPr>
          <w:rFonts w:ascii="Times New Roman" w:hAnsi="Times New Roman" w:cs="Times New Roman"/>
        </w:rPr>
        <w:t xml:space="preserve">group as </w:t>
      </w:r>
      <w:r w:rsidR="006141AB" w:rsidRPr="007A6550">
        <w:rPr>
          <w:rFonts w:ascii="Times New Roman" w:hAnsi="Times New Roman" w:cs="Times New Roman"/>
        </w:rPr>
        <w:t>in equation (5)</w:t>
      </w:r>
      <w:r w:rsidRPr="007A6550">
        <w:rPr>
          <w:rFonts w:ascii="Times New Roman" w:hAnsi="Times New Roman" w:cs="Times New Roman"/>
        </w:rPr>
        <w:t>. The results, in Figure 5, show that the GLM</w:t>
      </w:r>
      <w:r w:rsidR="00AA16CA" w:rsidRPr="007A6550">
        <w:rPr>
          <w:rFonts w:ascii="Times New Roman" w:hAnsi="Times New Roman" w:cs="Times New Roman"/>
        </w:rPr>
        <w:t>,</w:t>
      </w:r>
      <w:r w:rsidRPr="007A6550">
        <w:rPr>
          <w:rFonts w:ascii="Times New Roman" w:hAnsi="Times New Roman" w:cs="Times New Roman"/>
        </w:rPr>
        <w:t xml:space="preserve"> GLMM</w:t>
      </w:r>
      <w:r w:rsidR="00AA16CA" w:rsidRPr="007A6550">
        <w:rPr>
          <w:rFonts w:ascii="Times New Roman" w:hAnsi="Times New Roman" w:cs="Times New Roman"/>
        </w:rPr>
        <w:t>, and GEE</w:t>
      </w:r>
      <w:r w:rsidRPr="007A6550">
        <w:rPr>
          <w:rFonts w:ascii="Times New Roman" w:hAnsi="Times New Roman" w:cs="Times New Roman"/>
        </w:rPr>
        <w:t xml:space="preserve"> estimates now largely agree.</w:t>
      </w:r>
    </w:p>
    <w:p w14:paraId="4AD622D6" w14:textId="1F0C63C7" w:rsidR="00F43996" w:rsidRPr="007A6550" w:rsidRDefault="00F43996" w:rsidP="00971415">
      <w:pPr>
        <w:ind w:right="1090"/>
        <w:rPr>
          <w:lang w:val="en-US"/>
        </w:rPr>
      </w:pPr>
    </w:p>
    <w:p w14:paraId="395C7C52" w14:textId="400D4EDC" w:rsidR="00ED3479" w:rsidRPr="007A6550" w:rsidRDefault="0048158B" w:rsidP="00971415">
      <w:pPr>
        <w:pStyle w:val="Heading1"/>
        <w:spacing w:before="0" w:after="0" w:line="480" w:lineRule="auto"/>
        <w:ind w:right="1090"/>
        <w:rPr>
          <w:rFonts w:cs="Times New Roman"/>
          <w:szCs w:val="24"/>
          <w:lang w:val="en-US"/>
        </w:rPr>
      </w:pPr>
      <w:r>
        <w:rPr>
          <w:rFonts w:cs="Times New Roman"/>
          <w:szCs w:val="24"/>
          <w:lang w:val="en-US"/>
        </w:rPr>
        <w:lastRenderedPageBreak/>
        <w:t>6</w:t>
      </w:r>
      <w:r w:rsidR="001704DE" w:rsidRPr="007A6550">
        <w:rPr>
          <w:rFonts w:cs="Times New Roman"/>
          <w:szCs w:val="24"/>
          <w:lang w:val="en-US"/>
        </w:rPr>
        <w:t xml:space="preserve">. </w:t>
      </w:r>
      <w:r w:rsidR="00ED3479" w:rsidRPr="007A6550">
        <w:rPr>
          <w:rFonts w:cs="Times New Roman"/>
          <w:szCs w:val="24"/>
          <w:lang w:val="en-US"/>
        </w:rPr>
        <w:t>Analysis of Massachusetts Premature Mortality Data</w:t>
      </w:r>
    </w:p>
    <w:p w14:paraId="64CDF087" w14:textId="62081BA9" w:rsidR="00ED3479" w:rsidRPr="007A6550" w:rsidRDefault="00ED3479" w:rsidP="00971415">
      <w:pPr>
        <w:pStyle w:val="BodyText"/>
        <w:spacing w:line="480" w:lineRule="auto"/>
        <w:ind w:right="1090"/>
        <w:rPr>
          <w:rFonts w:ascii="Times New Roman" w:hAnsi="Times New Roman" w:cs="Times New Roman"/>
        </w:rPr>
      </w:pPr>
      <w:r w:rsidRPr="007A6550">
        <w:rPr>
          <w:rFonts w:ascii="Times New Roman" w:hAnsi="Times New Roman" w:cs="Times New Roman"/>
        </w:rPr>
        <w:t>We now illustrate this phenomenon by investigating Black vs</w:t>
      </w:r>
      <w:r w:rsidR="004E68A9" w:rsidRPr="007A6550">
        <w:rPr>
          <w:rFonts w:ascii="Times New Roman" w:hAnsi="Times New Roman" w:cs="Times New Roman"/>
        </w:rPr>
        <w:t>. WNH</w:t>
      </w:r>
      <w:r w:rsidRPr="007A6550">
        <w:rPr>
          <w:rFonts w:ascii="Times New Roman" w:hAnsi="Times New Roman" w:cs="Times New Roman"/>
        </w:rPr>
        <w:t xml:space="preserve"> inequities in premature mortality in MA using the CT level data described in Section 2. We also conduct secondary analyses restricted to the Boston area, since a large majority of the state’s Black population lives in Boston. The standard GLM and GLMM models fit to these data are specified as in equations </w:t>
      </w:r>
      <w:r w:rsidR="004A5AD1" w:rsidRPr="007A6550">
        <w:rPr>
          <w:rFonts w:ascii="Times New Roman" w:hAnsi="Times New Roman" w:cs="Times New Roman"/>
        </w:rPr>
        <w:t>(1)</w:t>
      </w:r>
      <w:r w:rsidRPr="007A6550">
        <w:rPr>
          <w:rFonts w:ascii="Times New Roman" w:hAnsi="Times New Roman" w:cs="Times New Roman"/>
        </w:rPr>
        <w:t xml:space="preserve"> and </w:t>
      </w:r>
      <w:r w:rsidR="004A5AD1" w:rsidRPr="007A6550">
        <w:rPr>
          <w:rFonts w:ascii="Times New Roman" w:hAnsi="Times New Roman" w:cs="Times New Roman"/>
        </w:rPr>
        <w:t>(</w:t>
      </w:r>
      <w:r w:rsidRPr="007A6550">
        <w:rPr>
          <w:rFonts w:ascii="Times New Roman" w:hAnsi="Times New Roman" w:cs="Times New Roman"/>
        </w:rPr>
        <w:t>2</w:t>
      </w:r>
      <w:r w:rsidR="004A5AD1" w:rsidRPr="007A6550">
        <w:rPr>
          <w:rFonts w:ascii="Times New Roman" w:hAnsi="Times New Roman" w:cs="Times New Roman"/>
        </w:rPr>
        <w:t>)</w:t>
      </w:r>
      <w:r w:rsidRPr="007A6550">
        <w:rPr>
          <w:rFonts w:ascii="Times New Roman" w:hAnsi="Times New Roman" w:cs="Times New Roman"/>
        </w:rPr>
        <w:t>, respectively</w:t>
      </w:r>
      <w:r w:rsidR="00D1136D" w:rsidRPr="007A6550">
        <w:rPr>
          <w:rFonts w:ascii="Times New Roman" w:hAnsi="Times New Roman" w:cs="Times New Roman"/>
        </w:rPr>
        <w:t>, using both Poisson and negative Binomial likelihoods. The GEE models use the GLM mean structure with a Poisson-like quasi-likelihood and exchangeable working correlation structure</w:t>
      </w:r>
      <w:r w:rsidR="0056218F">
        <w:rPr>
          <w:rFonts w:ascii="Times New Roman" w:hAnsi="Times New Roman" w:cs="Times New Roman"/>
        </w:rPr>
        <w:t xml:space="preserve"> within each </w:t>
      </w:r>
      <w:r w:rsidR="00AC28B4">
        <w:rPr>
          <w:rFonts w:ascii="Times New Roman" w:hAnsi="Times New Roman" w:cs="Times New Roman"/>
        </w:rPr>
        <w:t>CT</w:t>
      </w:r>
      <w:r w:rsidRPr="007A6550">
        <w:rPr>
          <w:rFonts w:ascii="Times New Roman" w:hAnsi="Times New Roman" w:cs="Times New Roman"/>
        </w:rPr>
        <w:t xml:space="preserve">. The INE models build on the standard models by adding CT proportion Black (centered and scaled) as a covariate. </w:t>
      </w:r>
      <w:r w:rsidR="00D1136D" w:rsidRPr="007A6550">
        <w:rPr>
          <w:rFonts w:ascii="Times New Roman" w:hAnsi="Times New Roman" w:cs="Times New Roman"/>
        </w:rPr>
        <w:t>Each model type is</w:t>
      </w:r>
      <w:r w:rsidRPr="007A6550">
        <w:rPr>
          <w:rFonts w:ascii="Times New Roman" w:hAnsi="Times New Roman" w:cs="Times New Roman"/>
        </w:rPr>
        <w:t xml:space="preserve"> fit to the CT data from the entire state of MA and, separately, to the Boston CTs only. All analyses were performed in R using the lme4</w:t>
      </w:r>
      <w:r w:rsidR="00156DCF" w:rsidRPr="007A6550">
        <w:rPr>
          <w:rFonts w:ascii="Times New Roman" w:hAnsi="Times New Roman" w:cs="Times New Roman"/>
        </w:rPr>
        <w:t xml:space="preserve">, </w:t>
      </w:r>
      <w:r w:rsidRPr="007A6550">
        <w:rPr>
          <w:rFonts w:ascii="Times New Roman" w:hAnsi="Times New Roman" w:cs="Times New Roman"/>
        </w:rPr>
        <w:t>MASS</w:t>
      </w:r>
      <w:r w:rsidR="00156DCF" w:rsidRPr="007A6550">
        <w:rPr>
          <w:rFonts w:ascii="Times New Roman" w:hAnsi="Times New Roman" w:cs="Times New Roman"/>
        </w:rPr>
        <w:t xml:space="preserve">, and </w:t>
      </w:r>
      <w:proofErr w:type="spellStart"/>
      <w:r w:rsidR="00156DCF" w:rsidRPr="007A6550">
        <w:rPr>
          <w:rFonts w:ascii="Times New Roman" w:hAnsi="Times New Roman" w:cs="Times New Roman"/>
        </w:rPr>
        <w:t>geepack</w:t>
      </w:r>
      <w:proofErr w:type="spellEnd"/>
      <w:r w:rsidRPr="007A6550">
        <w:rPr>
          <w:rFonts w:ascii="Times New Roman" w:hAnsi="Times New Roman" w:cs="Times New Roman"/>
        </w:rPr>
        <w:t xml:space="preserve"> packages</w:t>
      </w:r>
      <w:r w:rsidR="00782C97" w:rsidRPr="007A6550">
        <w:rPr>
          <w:rFonts w:ascii="Times New Roman" w:hAnsi="Times New Roman" w:cs="Times New Roman"/>
        </w:rPr>
        <w:t xml:space="preserve"> </w:t>
      </w:r>
      <w:r w:rsidR="00782C97" w:rsidRPr="007A6550">
        <w:rPr>
          <w:rFonts w:ascii="Times New Roman" w:hAnsi="Times New Roman" w:cs="Times New Roman"/>
        </w:rPr>
        <w:fldChar w:fldCharType="begin"/>
      </w:r>
      <w:r w:rsidR="00782C97" w:rsidRPr="007A6550">
        <w:rPr>
          <w:rFonts w:ascii="Times New Roman" w:hAnsi="Times New Roman" w:cs="Times New Roman"/>
        </w:rPr>
        <w:instrText xml:space="preserve"> ADDIN ZOTERO_ITEM CSL_CITATION {"citationID":"IDokOxKQ","properties":{"formattedCitation":"(Bates et al. 2015; Halekoh, H\\uc0\\u248{}jsgaard, and Yan 2006; Venables and Ripley 2002)","plainCitation":"(Bates et al. 2015; Halekoh, Højsgaard, and Yan 2006; Venables and Ripley 2002)","noteIndex":0},"citationItems":[{"id":1863,"uris":["http://zotero.org/users/4165130/items/JSPSHELL"],"uri":["http://zotero.org/users/4165130/items/JSPSHELL"],"itemData":{"id":1863,"type":"article-journal","container-title":"Journal of Statistical Software","DOI":"10.18637/jss.v067.i01","ISSN":"1548-7660","issue":"1","language":"en","note":"number: 1","page":"1-48","source":"www.jstatsoft.org","title":"Fitting Linear Mixed-Effects Models Using lme4","volume":"67","author":[{"family":"Bates","given":"Douglas"},{"family":"Mächler","given":"Martin"},{"family":"Bolker","given":"Ben"},{"family":"Walker","given":"Steve"}],"issued":{"date-parts":[["2015",10,7]]}}},{"id":1961,"uris":["http://zotero.org/users/4165130/items/SZLEJMTK"],"uri":["http://zotero.org/users/4165130/items/SZLEJMTK"],"itemData":{"id":1961,"type":"article-journal","container-title":"Journal of Statistical Software","issue":"2","page":"1–11","source":"Google Scholar","title":"The R package geepack for generalized estimating equations","volume":"15","author":[{"family":"Halekoh","given":"Ulrich"},{"family":"Højsgaard","given":"Søren"},{"family":"Yan","given":"Jun"}],"issued":{"date-parts":[["2006"]]}}},{"id":1899,"uris":["http://zotero.org/users/4165130/items/CXSDB8DA"],"uri":["http://zotero.org/users/4165130/items/CXSDB8DA"],"itemData":{"id":1899,"type":"book","collection-title":"Springer","ISBN":"ISBN 0-387-95457-0","title":"Modern Applied Statistics with S","URL":"http://www.stats.ox.ac.uk/pub/MASS4","version":"7.3-51.5","author":[{"family":"Venables","given":"William"},{"family":"Ripley","given":"Brian"}],"issued":{"date-parts":[["2002"]]}}}],"schema":"https://github.com/citation-style-language/schema/raw/master/csl-citation.json"} </w:instrText>
      </w:r>
      <w:r w:rsidR="00782C97" w:rsidRPr="007A6550">
        <w:rPr>
          <w:rFonts w:ascii="Times New Roman" w:hAnsi="Times New Roman" w:cs="Times New Roman"/>
        </w:rPr>
        <w:fldChar w:fldCharType="separate"/>
      </w:r>
      <w:r w:rsidR="00782C97" w:rsidRPr="007A6550">
        <w:rPr>
          <w:rFonts w:ascii="Times New Roman" w:hAnsi="Times New Roman" w:cs="Times New Roman"/>
        </w:rPr>
        <w:t>(Bates et al. 2015; Halekoh, Højsgaard, and Yan 2006; Venables and Ripley 2002)</w:t>
      </w:r>
      <w:r w:rsidR="00782C97" w:rsidRPr="007A6550">
        <w:rPr>
          <w:rFonts w:ascii="Times New Roman" w:hAnsi="Times New Roman" w:cs="Times New Roman"/>
        </w:rPr>
        <w:fldChar w:fldCharType="end"/>
      </w:r>
      <w:r w:rsidR="00782C97" w:rsidRPr="007A6550">
        <w:rPr>
          <w:rFonts w:ascii="Times New Roman" w:hAnsi="Times New Roman" w:cs="Times New Roman"/>
        </w:rPr>
        <w:t>.</w:t>
      </w:r>
    </w:p>
    <w:p w14:paraId="3F93D9FC" w14:textId="73823FDE" w:rsidR="004A5AD1" w:rsidRPr="007A6550" w:rsidRDefault="004A5AD1" w:rsidP="00971415">
      <w:pPr>
        <w:pStyle w:val="BodyText"/>
        <w:spacing w:line="480" w:lineRule="auto"/>
        <w:ind w:right="1090" w:firstLine="720"/>
        <w:rPr>
          <w:rFonts w:ascii="Times New Roman" w:hAnsi="Times New Roman" w:cs="Times New Roman"/>
        </w:rPr>
      </w:pPr>
      <w:r w:rsidRPr="007A6550">
        <w:rPr>
          <w:rFonts w:ascii="Times New Roman" w:hAnsi="Times New Roman" w:cs="Times New Roman"/>
        </w:rPr>
        <w:t xml:space="preserve">The MA results mimic the findings from simulated data, i.e., the standard GLMs suggests that members of the Black compared to </w:t>
      </w:r>
      <w:r w:rsidR="004E68A9" w:rsidRPr="007A6550">
        <w:rPr>
          <w:rFonts w:ascii="Times New Roman" w:hAnsi="Times New Roman" w:cs="Times New Roman"/>
        </w:rPr>
        <w:t>WNH</w:t>
      </w:r>
      <w:r w:rsidRPr="007A6550">
        <w:rPr>
          <w:rFonts w:ascii="Times New Roman" w:hAnsi="Times New Roman" w:cs="Times New Roman"/>
        </w:rPr>
        <w:t xml:space="preserve"> population experience substantially higher rates of premature mortality, while the standard GLMMs find the opposite (Table </w:t>
      </w:r>
      <w:r w:rsidR="00DD706F">
        <w:rPr>
          <w:rFonts w:ascii="Times New Roman" w:hAnsi="Times New Roman" w:cs="Times New Roman"/>
        </w:rPr>
        <w:t>2</w:t>
      </w:r>
      <w:r w:rsidRPr="007A6550">
        <w:rPr>
          <w:rFonts w:ascii="Times New Roman" w:hAnsi="Times New Roman" w:cs="Times New Roman"/>
        </w:rPr>
        <w:t xml:space="preserve">). </w:t>
      </w:r>
      <w:r w:rsidR="00EB6A44" w:rsidRPr="007A6550">
        <w:rPr>
          <w:rFonts w:ascii="Times New Roman" w:hAnsi="Times New Roman" w:cs="Times New Roman"/>
        </w:rPr>
        <w:t xml:space="preserve">The GEE results fall between the GLM and GLMM results, though closer to those of the GLM. </w:t>
      </w:r>
      <w:r w:rsidRPr="007A6550">
        <w:rPr>
          <w:rFonts w:ascii="Times New Roman" w:hAnsi="Times New Roman" w:cs="Times New Roman"/>
        </w:rPr>
        <w:t>In contrast, the results of the INE GLMs</w:t>
      </w:r>
      <w:r w:rsidR="00EB6A44" w:rsidRPr="007A6550">
        <w:rPr>
          <w:rFonts w:ascii="Times New Roman" w:hAnsi="Times New Roman" w:cs="Times New Roman"/>
        </w:rPr>
        <w:t xml:space="preserve">, </w:t>
      </w:r>
      <w:r w:rsidRPr="007A6550">
        <w:rPr>
          <w:rFonts w:ascii="Times New Roman" w:hAnsi="Times New Roman" w:cs="Times New Roman"/>
        </w:rPr>
        <w:t>GLMMs</w:t>
      </w:r>
      <w:r w:rsidR="00EB6A44" w:rsidRPr="007A6550">
        <w:rPr>
          <w:rFonts w:ascii="Times New Roman" w:hAnsi="Times New Roman" w:cs="Times New Roman"/>
        </w:rPr>
        <w:t>, and GEE</w:t>
      </w:r>
      <w:r w:rsidRPr="007A6550">
        <w:rPr>
          <w:rFonts w:ascii="Times New Roman" w:hAnsi="Times New Roman" w:cs="Times New Roman"/>
        </w:rPr>
        <w:t xml:space="preserve"> generally agree. Specifically, they suggest that CT proportion Black is associated with significantly higher rates of premature mortality after conditioning on individual membership in the specified racialized </w:t>
      </w:r>
      <w:r w:rsidR="009E721C">
        <w:rPr>
          <w:rFonts w:ascii="Times New Roman" w:hAnsi="Times New Roman" w:cs="Times New Roman"/>
        </w:rPr>
        <w:t xml:space="preserve">social </w:t>
      </w:r>
      <w:r w:rsidRPr="007A6550">
        <w:rPr>
          <w:rFonts w:ascii="Times New Roman" w:hAnsi="Times New Roman" w:cs="Times New Roman"/>
        </w:rPr>
        <w:t>groups, while individual-level measures of being a member of the Black population is associated with lower premature mortality rates after conditioning on CT racialized</w:t>
      </w:r>
      <w:r w:rsidR="009E721C">
        <w:rPr>
          <w:rFonts w:ascii="Times New Roman" w:hAnsi="Times New Roman" w:cs="Times New Roman"/>
        </w:rPr>
        <w:t xml:space="preserve"> social group</w:t>
      </w:r>
      <w:r w:rsidRPr="007A6550">
        <w:rPr>
          <w:rFonts w:ascii="Times New Roman" w:hAnsi="Times New Roman" w:cs="Times New Roman"/>
        </w:rPr>
        <w:t xml:space="preserve"> composition. </w:t>
      </w:r>
    </w:p>
    <w:p w14:paraId="7D485F4F" w14:textId="317A1F8B" w:rsidR="004A5AD1" w:rsidRDefault="004A5AD1" w:rsidP="004927C8">
      <w:pPr>
        <w:pStyle w:val="BodyText"/>
        <w:spacing w:line="480" w:lineRule="auto"/>
        <w:ind w:right="1090" w:firstLine="720"/>
        <w:rPr>
          <w:rFonts w:ascii="Times New Roman" w:hAnsi="Times New Roman" w:cs="Times New Roman"/>
        </w:rPr>
      </w:pPr>
      <w:r w:rsidRPr="007A6550">
        <w:rPr>
          <w:rFonts w:ascii="Times New Roman" w:hAnsi="Times New Roman" w:cs="Times New Roman"/>
        </w:rPr>
        <w:t xml:space="preserve">In 2010, Boston was 24% Black, as compared to 7% Black in MA. However, as </w:t>
      </w:r>
      <w:r w:rsidRPr="007A6550">
        <w:rPr>
          <w:rFonts w:ascii="Times New Roman" w:hAnsi="Times New Roman" w:cs="Times New Roman"/>
        </w:rPr>
        <w:lastRenderedPageBreak/>
        <w:t>shown in Figure 2, Boston’s CTs are highly segregated, in relation to the Black and</w:t>
      </w:r>
      <w:r w:rsidR="004E68A9" w:rsidRPr="007A6550">
        <w:rPr>
          <w:rFonts w:ascii="Times New Roman" w:hAnsi="Times New Roman" w:cs="Times New Roman"/>
        </w:rPr>
        <w:t xml:space="preserve"> WNH</w:t>
      </w:r>
      <w:r w:rsidRPr="007A6550">
        <w:rPr>
          <w:rFonts w:ascii="Times New Roman" w:hAnsi="Times New Roman" w:cs="Times New Roman"/>
        </w:rPr>
        <w:t xml:space="preserve"> populations, resulting in CT compositions that are primarily of one or the other racialized </w:t>
      </w:r>
      <w:r w:rsidR="00E31738">
        <w:rPr>
          <w:rFonts w:ascii="Times New Roman" w:hAnsi="Times New Roman" w:cs="Times New Roman"/>
        </w:rPr>
        <w:t xml:space="preserve">social </w:t>
      </w:r>
      <w:r w:rsidRPr="007A6550">
        <w:rPr>
          <w:rFonts w:ascii="Times New Roman" w:hAnsi="Times New Roman" w:cs="Times New Roman"/>
        </w:rPr>
        <w:t xml:space="preserve">group. In the analyses restricted to Boston (Table </w:t>
      </w:r>
      <w:r w:rsidR="00DD706F">
        <w:rPr>
          <w:rFonts w:ascii="Times New Roman" w:hAnsi="Times New Roman" w:cs="Times New Roman"/>
        </w:rPr>
        <w:t>3</w:t>
      </w:r>
      <w:r w:rsidRPr="007A6550">
        <w:rPr>
          <w:rFonts w:ascii="Times New Roman" w:hAnsi="Times New Roman" w:cs="Times New Roman"/>
        </w:rPr>
        <w:t xml:space="preserve">), inference from the standard GLMs and GLMMs agree that members of the Black population experience higher rates of premature mortality. However, the GLMM point estimates are substantially smaller than the GLM estimates, suggesting that endogeneity may still be impacting these analyses. Additionally, most of the INE models for Boston indicate that after conditioning on CT proportion Black, individuals categorized as Black have a </w:t>
      </w:r>
      <w:r w:rsidR="00344A2E" w:rsidRPr="007A6550">
        <w:rPr>
          <w:rFonts w:ascii="Times New Roman" w:hAnsi="Times New Roman" w:cs="Times New Roman"/>
        </w:rPr>
        <w:t>higher risk of</w:t>
      </w:r>
      <w:r w:rsidRPr="007A6550">
        <w:rPr>
          <w:rFonts w:ascii="Times New Roman" w:hAnsi="Times New Roman" w:cs="Times New Roman"/>
        </w:rPr>
        <w:t xml:space="preserve"> premature mortality, in contrast to the findings for MA overall. Hence, in Boston, both individual-level measures of membership in the Black population and neighborhood proportion Black contribute jointly to racialized inequities in premature mortality.</w:t>
      </w:r>
    </w:p>
    <w:p w14:paraId="2668A809" w14:textId="157FC624" w:rsidR="00646A6C" w:rsidRPr="007A6550" w:rsidRDefault="00D06BBE" w:rsidP="004927C8">
      <w:pPr>
        <w:pStyle w:val="BodyText"/>
        <w:spacing w:line="480" w:lineRule="auto"/>
        <w:ind w:right="1090" w:firstLine="720"/>
        <w:rPr>
          <w:rFonts w:ascii="Times New Roman" w:hAnsi="Times New Roman" w:cs="Times New Roman"/>
        </w:rPr>
      </w:pPr>
      <w:r>
        <w:rPr>
          <w:rFonts w:ascii="Times New Roman" w:hAnsi="Times New Roman" w:cs="Times New Roman"/>
        </w:rPr>
        <w:t xml:space="preserve">In addition to demonstrating the offset endogeneity phenomenon, the results from the INE models have substantive social epidemiologic novelty. First, </w:t>
      </w:r>
      <w:r w:rsidR="007D66A2">
        <w:rPr>
          <w:rFonts w:ascii="Times New Roman" w:hAnsi="Times New Roman" w:cs="Times New Roman"/>
        </w:rPr>
        <w:t>they suggest</w:t>
      </w:r>
      <w:r>
        <w:rPr>
          <w:rFonts w:ascii="Times New Roman" w:hAnsi="Times New Roman" w:cs="Times New Roman"/>
        </w:rPr>
        <w:t xml:space="preserve"> that for MA</w:t>
      </w:r>
      <w:r w:rsidR="007336CE">
        <w:rPr>
          <w:rFonts w:ascii="Times New Roman" w:hAnsi="Times New Roman" w:cs="Times New Roman"/>
        </w:rPr>
        <w:t xml:space="preserve"> in 2008-2012</w:t>
      </w:r>
      <w:r>
        <w:rPr>
          <w:rFonts w:ascii="Times New Roman" w:hAnsi="Times New Roman" w:cs="Times New Roman"/>
        </w:rPr>
        <w:t xml:space="preserve">, the increased premature mortality risk for Black populations </w:t>
      </w:r>
      <w:r w:rsidR="007D66A2">
        <w:rPr>
          <w:rFonts w:ascii="Times New Roman" w:hAnsi="Times New Roman" w:cs="Times New Roman"/>
        </w:rPr>
        <w:t>is</w:t>
      </w:r>
      <w:r>
        <w:rPr>
          <w:rFonts w:ascii="Times New Roman" w:hAnsi="Times New Roman" w:cs="Times New Roman"/>
        </w:rPr>
        <w:t xml:space="preserve"> </w:t>
      </w:r>
      <w:r w:rsidR="007D66A2">
        <w:rPr>
          <w:rFonts w:ascii="Times New Roman" w:hAnsi="Times New Roman" w:cs="Times New Roman"/>
        </w:rPr>
        <w:t>explained mainly by area-level racial</w:t>
      </w:r>
      <w:r w:rsidR="00280106">
        <w:rPr>
          <w:rFonts w:ascii="Times New Roman" w:hAnsi="Times New Roman" w:cs="Times New Roman"/>
        </w:rPr>
        <w:t>ized</w:t>
      </w:r>
      <w:r w:rsidR="00294B1F">
        <w:rPr>
          <w:rFonts w:ascii="Times New Roman" w:hAnsi="Times New Roman" w:cs="Times New Roman"/>
        </w:rPr>
        <w:t xml:space="preserve"> social group</w:t>
      </w:r>
      <w:r w:rsidR="007D66A2">
        <w:rPr>
          <w:rFonts w:ascii="Times New Roman" w:hAnsi="Times New Roman" w:cs="Times New Roman"/>
        </w:rPr>
        <w:t xml:space="preserve"> composition, with individual-level Black race </w:t>
      </w:r>
      <w:r w:rsidR="00837A21">
        <w:rPr>
          <w:rFonts w:ascii="Times New Roman" w:hAnsi="Times New Roman" w:cs="Times New Roman"/>
        </w:rPr>
        <w:t>appearing to have a null or even protective association with mortality after adjusting for CT-level percent Black.</w:t>
      </w:r>
      <w:r w:rsidR="006F11B3">
        <w:rPr>
          <w:rFonts w:ascii="Times New Roman" w:hAnsi="Times New Roman" w:cs="Times New Roman"/>
        </w:rPr>
        <w:t xml:space="preserve"> </w:t>
      </w:r>
      <w:r w:rsidR="00BE16F0">
        <w:rPr>
          <w:rFonts w:ascii="Times New Roman" w:hAnsi="Times New Roman" w:cs="Times New Roman"/>
        </w:rPr>
        <w:t>When analyzing Boston alone, these trends reverse, with individual-level Black race being as important or more important for explaining increased premature mortality risk as CT racial</w:t>
      </w:r>
      <w:r w:rsidR="00294B1F">
        <w:rPr>
          <w:rFonts w:ascii="Times New Roman" w:hAnsi="Times New Roman" w:cs="Times New Roman"/>
        </w:rPr>
        <w:t>ized social group</w:t>
      </w:r>
      <w:r w:rsidR="00BE16F0">
        <w:rPr>
          <w:rFonts w:ascii="Times New Roman" w:hAnsi="Times New Roman" w:cs="Times New Roman"/>
        </w:rPr>
        <w:t xml:space="preserve"> composition.</w:t>
      </w:r>
      <w:r w:rsidR="00076A49">
        <w:rPr>
          <w:rFonts w:ascii="Times New Roman" w:hAnsi="Times New Roman" w:cs="Times New Roman"/>
        </w:rPr>
        <w:t xml:space="preserve"> This geographic heterogeneity in associations further emphasizes the importance of accounting for space and context in social epidemiologic studies.</w:t>
      </w:r>
    </w:p>
    <w:p w14:paraId="3C241454" w14:textId="77777777" w:rsidR="004A5AD1" w:rsidRPr="007A6550" w:rsidRDefault="004A5AD1" w:rsidP="00971415">
      <w:pPr>
        <w:pStyle w:val="Heading1"/>
        <w:spacing w:before="0" w:after="0" w:line="480" w:lineRule="auto"/>
        <w:ind w:right="1090"/>
        <w:rPr>
          <w:rFonts w:cs="Times New Roman"/>
          <w:szCs w:val="24"/>
          <w:lang w:val="en-US"/>
        </w:rPr>
      </w:pPr>
    </w:p>
    <w:p w14:paraId="20CC029E" w14:textId="14F76B5F" w:rsidR="004A5AD1" w:rsidRPr="007A6550" w:rsidRDefault="0048158B" w:rsidP="00971415">
      <w:pPr>
        <w:pStyle w:val="Heading1"/>
        <w:spacing w:before="0" w:after="0" w:line="480" w:lineRule="auto"/>
        <w:ind w:right="1090"/>
        <w:rPr>
          <w:rFonts w:cs="Times New Roman"/>
          <w:szCs w:val="24"/>
          <w:lang w:val="en-US"/>
        </w:rPr>
      </w:pPr>
      <w:r>
        <w:rPr>
          <w:rFonts w:cs="Times New Roman"/>
          <w:szCs w:val="24"/>
          <w:lang w:val="en-US"/>
        </w:rPr>
        <w:t>7</w:t>
      </w:r>
      <w:r w:rsidR="001704DE" w:rsidRPr="007A6550">
        <w:rPr>
          <w:rFonts w:cs="Times New Roman"/>
          <w:szCs w:val="24"/>
          <w:lang w:val="en-US"/>
        </w:rPr>
        <w:t xml:space="preserve">. </w:t>
      </w:r>
      <w:r w:rsidR="004A5AD1" w:rsidRPr="007A6550">
        <w:rPr>
          <w:rFonts w:cs="Times New Roman"/>
          <w:szCs w:val="24"/>
          <w:lang w:val="en-US"/>
        </w:rPr>
        <w:t>Discussion</w:t>
      </w:r>
    </w:p>
    <w:p w14:paraId="2F91F802" w14:textId="5EA519C9" w:rsidR="004A5AD1" w:rsidRPr="007A6550" w:rsidRDefault="004A5AD1" w:rsidP="00971415">
      <w:pPr>
        <w:pStyle w:val="BodyText"/>
        <w:spacing w:line="480" w:lineRule="auto"/>
        <w:ind w:right="1090"/>
        <w:rPr>
          <w:rFonts w:ascii="Times New Roman" w:hAnsi="Times New Roman" w:cs="Times New Roman"/>
        </w:rPr>
      </w:pPr>
      <w:r w:rsidRPr="007A6550">
        <w:rPr>
          <w:rFonts w:ascii="Times New Roman" w:hAnsi="Times New Roman" w:cs="Times New Roman"/>
        </w:rPr>
        <w:t>In this paper, we report that the commonly co-occurring conditions of racialized residential segregation and baseline health differences among individuals residing in neighborhoods whose residents are either predominantly WNH or predominantly Black can lead to divergent results in GLM and GLMM approaches often used to analyze racialized health inequities. This divergence occurs due to</w:t>
      </w:r>
      <w:r w:rsidR="00A27366">
        <w:rPr>
          <w:rFonts w:ascii="Times New Roman" w:hAnsi="Times New Roman" w:cs="Times New Roman"/>
        </w:rPr>
        <w:t xml:space="preserve"> offset endogeneity, i.e.,</w:t>
      </w:r>
      <w:r w:rsidRPr="007A6550">
        <w:rPr>
          <w:rFonts w:ascii="Times New Roman" w:hAnsi="Times New Roman" w:cs="Times New Roman"/>
        </w:rPr>
        <w:t xml:space="preserve"> endogeneity induced by correlation between the offset</w:t>
      </w:r>
      <w:r w:rsidR="00D609F8">
        <w:rPr>
          <w:rFonts w:ascii="Times New Roman" w:hAnsi="Times New Roman" w:cs="Times New Roman"/>
        </w:rPr>
        <w:t xml:space="preserve"> (typically a measure of stratified population size)</w:t>
      </w:r>
      <w:r w:rsidRPr="007A6550">
        <w:rPr>
          <w:rFonts w:ascii="Times New Roman" w:hAnsi="Times New Roman" w:cs="Times New Roman"/>
        </w:rPr>
        <w:t xml:space="preserve"> and the random intercept in the GLMM, and can occur even for models with a log link</w:t>
      </w:r>
      <w:r w:rsidR="00410740" w:rsidRPr="007A6550">
        <w:rPr>
          <w:rFonts w:ascii="Times New Roman" w:hAnsi="Times New Roman" w:cs="Times New Roman"/>
        </w:rPr>
        <w:t>,</w:t>
      </w:r>
      <w:r w:rsidRPr="007A6550">
        <w:rPr>
          <w:rFonts w:ascii="Times New Roman" w:hAnsi="Times New Roman" w:cs="Times New Roman"/>
        </w:rPr>
        <w:t xml:space="preserve"> for which the literature largely notes that marginal and conditional parameters coincide.  In this case, regression coefficients in the log-linear GLM have conditional interpretation, while the GLM coefficients represent marginal associations. We demonstrate this phenomenon both in pseudo-simulated data and in real CT premature mortality data from MA. We also show that explicitly modeling separate, conditional associations between individual membership in racialized social groups and health outcomes, and between neighborhood racialized</w:t>
      </w:r>
      <w:r w:rsidR="00F1716E">
        <w:rPr>
          <w:rFonts w:ascii="Times New Roman" w:hAnsi="Times New Roman" w:cs="Times New Roman"/>
        </w:rPr>
        <w:t xml:space="preserve"> social group</w:t>
      </w:r>
      <w:r w:rsidRPr="007A6550">
        <w:rPr>
          <w:rFonts w:ascii="Times New Roman" w:hAnsi="Times New Roman" w:cs="Times New Roman"/>
        </w:rPr>
        <w:t xml:space="preserve"> composition and health outcomes, may reduce </w:t>
      </w:r>
      <w:r w:rsidR="000A0493">
        <w:rPr>
          <w:rFonts w:ascii="Times New Roman" w:hAnsi="Times New Roman" w:cs="Times New Roman"/>
        </w:rPr>
        <w:t xml:space="preserve">offset </w:t>
      </w:r>
      <w:r w:rsidRPr="007A6550">
        <w:rPr>
          <w:rFonts w:ascii="Times New Roman" w:hAnsi="Times New Roman" w:cs="Times New Roman"/>
        </w:rPr>
        <w:t>endogeneity issues and may provide important insights into factors driving health inequities.</w:t>
      </w:r>
    </w:p>
    <w:p w14:paraId="637FD081" w14:textId="11CC5495" w:rsidR="00A33DCD" w:rsidRPr="007A6550" w:rsidRDefault="004A5AD1" w:rsidP="00971415">
      <w:pPr>
        <w:pStyle w:val="BodyText"/>
        <w:spacing w:line="480" w:lineRule="auto"/>
        <w:ind w:left="117" w:right="1090" w:firstLine="351"/>
        <w:rPr>
          <w:rFonts w:ascii="Times New Roman" w:hAnsi="Times New Roman" w:cs="Times New Roman"/>
        </w:rPr>
      </w:pPr>
      <w:r w:rsidRPr="007A6550">
        <w:rPr>
          <w:rFonts w:ascii="Times New Roman" w:hAnsi="Times New Roman" w:cs="Times New Roman"/>
        </w:rPr>
        <w:t xml:space="preserve">Critically, our findings suggest that the ability to estimate marginal association parameters, one of the most appealing features of log-linear GLMMs popular for disease mapping, may often be compromised in the presence of highly segregated study regions and heterogeneous area-level rates that are correlated with </w:t>
      </w:r>
      <w:r w:rsidR="00410740" w:rsidRPr="007A6550">
        <w:rPr>
          <w:rFonts w:ascii="Times New Roman" w:hAnsi="Times New Roman" w:cs="Times New Roman"/>
        </w:rPr>
        <w:t>the area’s social group composition</w:t>
      </w:r>
      <w:r w:rsidRPr="007A6550">
        <w:rPr>
          <w:rFonts w:ascii="Times New Roman" w:hAnsi="Times New Roman" w:cs="Times New Roman"/>
        </w:rPr>
        <w:t xml:space="preserve">. In practice, health inequity estimates from standard GLMMs stratified by racialized </w:t>
      </w:r>
      <w:r w:rsidR="00D85CCB">
        <w:rPr>
          <w:rFonts w:ascii="Times New Roman" w:hAnsi="Times New Roman" w:cs="Times New Roman"/>
        </w:rPr>
        <w:t xml:space="preserve">social </w:t>
      </w:r>
      <w:r w:rsidRPr="007A6550">
        <w:rPr>
          <w:rFonts w:ascii="Times New Roman" w:hAnsi="Times New Roman" w:cs="Times New Roman"/>
        </w:rPr>
        <w:t xml:space="preserve">group may reflect inequities after conditioning on </w:t>
      </w:r>
      <w:r w:rsidRPr="007A6550">
        <w:rPr>
          <w:rFonts w:ascii="Times New Roman" w:hAnsi="Times New Roman" w:cs="Times New Roman"/>
        </w:rPr>
        <w:lastRenderedPageBreak/>
        <w:t>neighborhood, i.e., effectively comparing disease/mortality across racialized</w:t>
      </w:r>
      <w:r w:rsidR="00D85CCB">
        <w:rPr>
          <w:rFonts w:ascii="Times New Roman" w:hAnsi="Times New Roman" w:cs="Times New Roman"/>
        </w:rPr>
        <w:t xml:space="preserve"> social</w:t>
      </w:r>
      <w:r w:rsidRPr="007A6550">
        <w:rPr>
          <w:rFonts w:ascii="Times New Roman" w:hAnsi="Times New Roman" w:cs="Times New Roman"/>
        </w:rPr>
        <w:t xml:space="preserve"> groups living in the same neighborhood. Moreover, we have shown that the combination of racialized residential segregation and differences in baseline event rates in predominately WNH vs. Black neighborhoods results in GLMM effect estimates that are typically lower than their marginal counterparts. Thus, past analyses that estimated racialized health inequities using the GLMM approach may have underestimated the magnitude of marginal health inequities.</w:t>
      </w:r>
    </w:p>
    <w:p w14:paraId="559EF2CD" w14:textId="6D779863" w:rsidR="00B17C5A" w:rsidRDefault="003054CF" w:rsidP="00971415">
      <w:pPr>
        <w:pStyle w:val="BodyText"/>
        <w:spacing w:line="480" w:lineRule="auto"/>
        <w:ind w:left="117" w:right="1090" w:firstLine="351"/>
        <w:rPr>
          <w:rFonts w:ascii="Times New Roman" w:hAnsi="Times New Roman" w:cs="Times New Roman"/>
        </w:rPr>
      </w:pPr>
      <w:r w:rsidRPr="003054CF">
        <w:rPr>
          <w:rFonts w:ascii="Times New Roman" w:hAnsi="Times New Roman" w:cs="Times New Roman"/>
        </w:rPr>
        <w:t>The ecological inference literature is replete with cautions about the potential for ecologic bias when interpreting the effect of an area-level measure, e.g. neighborhood socioeconomic position, in the absence of control for their individual counterparts. Our results emphasize that the reverse is also true: estimates of associations with individual-level membership in social groups should also consider area-level social context to avoid the “individualistic fallacy.”</w:t>
      </w:r>
      <w:r>
        <w:rPr>
          <w:rFonts w:ascii="Times New Roman" w:hAnsi="Times New Roman" w:cs="Times New Roman"/>
        </w:rPr>
        <w:t xml:space="preserve"> </w:t>
      </w:r>
      <w:r w:rsidR="00B17C5A">
        <w:rPr>
          <w:rFonts w:ascii="Times New Roman" w:hAnsi="Times New Roman" w:cs="Times New Roman"/>
        </w:rPr>
        <w:t>This observation, while previously noted in the social epidemiology literature, is relatively underappreciated</w:t>
      </w:r>
      <w:r w:rsidR="00A33DCD" w:rsidRPr="007A6550">
        <w:rPr>
          <w:rFonts w:ascii="Times New Roman" w:hAnsi="Times New Roman" w:cs="Times New Roman"/>
        </w:rPr>
        <w:t xml:space="preserve"> </w:t>
      </w:r>
      <w:r w:rsidR="00CF6C5B" w:rsidRPr="007A6550">
        <w:rPr>
          <w:rFonts w:ascii="Times New Roman" w:hAnsi="Times New Roman" w:cs="Times New Roman"/>
        </w:rPr>
        <w:fldChar w:fldCharType="begin"/>
      </w:r>
      <w:r w:rsidR="00F67686">
        <w:rPr>
          <w:rFonts w:ascii="Times New Roman" w:hAnsi="Times New Roman" w:cs="Times New Roman"/>
        </w:rPr>
        <w:instrText xml:space="preserve"> ADDIN ZOTERO_ITEM CSL_CITATION {"citationID":"Buto0JJT","properties":{"formattedCitation":"(Diez-Roux 1998; Firebaugh 1978; Pearce 2000; Subramanian et al. 2009)","plainCitation":"(Diez-Roux 1998; Firebaugh 1978; Pearce 2000; Subramanian et al. 2009)","noteIndex":0},"citationItems":[{"id":1999,"uris":["http://zotero.org/users/4165130/items/6PYRXX98"],"uri":["http://zotero.org/users/4165130/items/6PYRXX98"],"itemData":{"id":1999,"type":"article-journal","abstract":"A large portion of current epidemiologic research is based on methodologic individualism: the notion that the distribution of health and disease in populations can be explained exclusively in terms of the characteristics of individuals. The present paper discusses the need to include group- or macro-level variables in epidemiologic studies, thus incorporating multiple levels of determination in the study of health outcomes. These types of analyses, which have been called contextual or multi-level analyses, challenge epidemiologists to develop theoretical models of disease causation that extend across levels and explain how group-level and individual-level variables interact in shaping health and disease. They also raise a series of methodological issues, including the need to select the appropriate contextual unit and contextual variables, to correctly specify the individual-level model, and, in some cases, to account for residual correlation between individuals within contexts. Despite its complexities, multilevel analysis holds potential for reemphasizing the role of macro-level variables in shaping health and disease in populations.","container-title":"American Journal of Public Health","DOI":"10.2105/AJPH.88.2.216","ISSN":"0090-0036","issue":"2","journalAbbreviation":"Am J Public Health","note":"publisher: American Public Health Association","page":"216-222","source":"ajph.aphapublications.org (Atypon)","title":"Bringing context back into epidemiology: variables and fallacies in multilevel analysis.","title-short":"Bringing context back into epidemiology","volume":"88","author":[{"family":"Diez-Roux","given":"A V"}],"issued":{"date-parts":[["1998",2,1]]}}},{"id":2002,"uris":["http://zotero.org/users/4165130/items/REV99MHE"],"uri":["http://zotero.org/users/4165130/items/REV99MHE"],"itemData":{"id":2002,"type":"article-journal","abstract":"Under certain conditions aggregate-level data provide unbiased estimates of individual-level relationships. Here I present these conditions in the form of a single theoretical decision rule: bias is absent when, and only when, the group mean of the independent variable (X) has no effect on Y, with X controlled. This paper introduces this rule, demonstrates it for the general n-variable case, compares it with prior discussions of cross-level inference, and illustrates it with the 1930 census data used by Robinson (1950). The final section discusses the implications of this rule for the converse type of cross-level inference: the use of individual-level data to estimate aggregate-level relationships.","container-title":"American Sociological Review","DOI":"10.2307/2094779","ISSN":"0003-1224","issue":"4","note":"publisher: [American Sociological Association, Sage Publications, Inc.]","page":"557-572","source":"JSTOR","title":"A Rule for Inferring Individual-Level Relationships from Aggregate Data","volume":"43","author":[{"family":"Firebaugh","given":"Glenn"}],"issued":{"date-parts":[["1978"]]}}},{"id":2004,"uris":["http://zotero.org/users/4165130/items/LP26MX88"],"uri":["http://zotero.org/users/4165130/items/LP26MX88"],"itemData":{"id":2004,"type":"article-journal","abstract":"When I first started studying epidemiology, ecological studies were briefly discussed as an inexpensive but unreliable method for studying individual level risk factors for disease. For example, rather than go to the time and expense to establish a cohort study or case-control study of fat intake and breast cancer, you could simply use national dietary and cancer incidence data and, with minimal time and expense, show a strong correlation internationally between fat intake and breast cancer. This approach was quite rightly regarded as inadequate and unreliable because of the many additional forms of bias that can occur in such studies compared with studies of individuals within a population. In particular, the “ecological fallacy” can occur in that factors that are associated with national disease rates may not be associated with disease in individuals.1 For example, almost any disease that is associated with affluence and Westernisation has in the past been associated at the national level with sales of television sets, and nowadays is probably associated at the national level with rates of internet use.\n\nThus, ecological studies were not a good thing to do, and were a relic of the “pre-modern” phase of epidemiology before it became firmly established with a methodologic paradigm based on the theory of randomised controlled trials of individuals. This paradigm, which is very powerful when used appropriately, gave rise to increasingly sophisticated methods of study design and data analysis. In particular, biostatistical methods that were developed for randomised trials involving a single individual level exposure were used to reformulate and make more rigorous the previously ad hoc epidemiological methods of study design and data analysis.2 3 Thus, epidemiology courses have increasingly become restricted to discussing cohort and case-control studies and the methods of data analysis that fit the clinical trial paradigm on which …","container-title":"Journal of Epidemiology &amp; Community Health","DOI":"10.1136/jech.54.5.326","ISSN":"0143-005X, 1470-2738","issue":"5","language":"en","note":"publisher: BMJ Publishing Group Ltd\nsection: Editorial\nPMID: 10814650","page":"326-327","source":"jech.bmj.com","title":"The ecological fallacy strikes back","volume":"54","author":[{"family":"Pearce","given":"Neil"}],"issued":{"date-parts":[["2000",5,1]]}}},{"id":1958,"uris":["http://zotero.org/users/4165130/items/67N22MCW"],"uri":["http://zotero.org/users/4165130/items/67N22MCW"],"itemData":{"id":1958,"type":"article-journal","abstract":"Background W S Robinson made a seminal contribution by demonstrating that correlations for the same two variables can be different at the individual and ecologic level. This study reanalyzes and historically situates Robinson's influential study that laid the foundation for the primacy of analyzing data at only the individual level., Methods We applied a binomial multilevel logistic model to analyse variation in illiteracy as enumerated by the 1930 US. Census (the same data as used by Robinson). The outcome was log odds of being illiterate, while predictors were race/nativity (‘native whites’, ‘foreign-born whites’ and ‘negroes’) at the individual-level, and presence of Jim Crow segregation laws for education at the state-level. We conducted historical research to identify the social and scientific context within which Robinson's study was produced and favourably received., Results Empirically, the substantial state variations in illiteracy could not be accounted by the states' race/nativity composition. Different approaches to modelling state-effects yielded considerably attenuated associations at the individual-level between illiteracy and race/nativity. Furthermore, state variation in illiteracy was different across the race/nativity groups, with state variation being largest for whites and least for foreign-born whites. Strong effects of Jim Crow education laws on illiteracy were observed with the effect being strongest for blacks. Historically, Robinson's study was consonant with the post-World War II ascendancy of methodological individualism., Conclusion Applying a historically informed multilevel perspective to Robinson's profoundly influential study, we demonstrate that meaningful analysis of individual-level relationships requires attention to substantial heterogeneity in state characteristics. The implication is that perils are posed by not only ecological fallacy but also individualistic fallacy. Multilevel thinking, grounded in historical and spatiotemporal context, is thus a necessity, not an option.","container-title":"International Journal of Epidemiology","DOI":"10.1093/ije/dyn359","ISSN":"0300-5771","issue":"2","journalAbbreviation":"Int J Epidemiol","note":"PMID: 19179348\nPMCID: PMC2663721","page":"342-360","source":"PubMed Central","title":"Revisiting Robinson: The perils of individualistic and ecologic fallacy","title-short":"Revisiting Robinson","volume":"38","author":[{"family":"Subramanian","given":"S V"},{"family":"Jones","given":"Kelvyn"},{"family":"Kaddour","given":"Afamia"},{"family":"Krieger","given":"Nancy"}],"issued":{"date-parts":[["2009",4]]}}}],"schema":"https://github.com/citation-style-language/schema/raw/master/csl-citation.json"} </w:instrText>
      </w:r>
      <w:r w:rsidR="00CF6C5B" w:rsidRPr="007A6550">
        <w:rPr>
          <w:rFonts w:ascii="Times New Roman" w:hAnsi="Times New Roman" w:cs="Times New Roman"/>
        </w:rPr>
        <w:fldChar w:fldCharType="separate"/>
      </w:r>
      <w:r w:rsidR="00F67686">
        <w:rPr>
          <w:rFonts w:ascii="Times New Roman" w:hAnsi="Times New Roman" w:cs="Times New Roman"/>
          <w:noProof/>
        </w:rPr>
        <w:t>(Diez-Roux 1998; Firebaugh 1978; Pearce 2000; Subramanian et al. 2009)</w:t>
      </w:r>
      <w:r w:rsidR="00CF6C5B" w:rsidRPr="007A6550">
        <w:rPr>
          <w:rFonts w:ascii="Times New Roman" w:hAnsi="Times New Roman" w:cs="Times New Roman"/>
        </w:rPr>
        <w:fldChar w:fldCharType="end"/>
      </w:r>
      <w:r w:rsidR="00A33DCD" w:rsidRPr="007A6550">
        <w:rPr>
          <w:rFonts w:ascii="Times New Roman" w:hAnsi="Times New Roman" w:cs="Times New Roman"/>
        </w:rPr>
        <w:t>.</w:t>
      </w:r>
    </w:p>
    <w:p w14:paraId="0DE44337" w14:textId="45BDDD51" w:rsidR="004A5AD1" w:rsidRPr="007A6550" w:rsidRDefault="00A33DCD" w:rsidP="00971415">
      <w:pPr>
        <w:pStyle w:val="BodyText"/>
        <w:spacing w:line="480" w:lineRule="auto"/>
        <w:ind w:left="117" w:right="1090" w:firstLine="351"/>
        <w:rPr>
          <w:rFonts w:ascii="Times New Roman" w:hAnsi="Times New Roman" w:cs="Times New Roman"/>
        </w:rPr>
      </w:pPr>
      <w:r w:rsidRPr="007A6550">
        <w:rPr>
          <w:rFonts w:ascii="Times New Roman" w:hAnsi="Times New Roman" w:cs="Times New Roman"/>
        </w:rPr>
        <w:t>On the basis of this literature and our findings here, w</w:t>
      </w:r>
      <w:r w:rsidR="004A5AD1" w:rsidRPr="007A6550">
        <w:rPr>
          <w:rFonts w:ascii="Times New Roman" w:hAnsi="Times New Roman" w:cs="Times New Roman"/>
        </w:rPr>
        <w:t>e recommend use of the INE model we have proposed in future small</w:t>
      </w:r>
      <w:r w:rsidR="00DA14A4">
        <w:rPr>
          <w:rFonts w:ascii="Times New Roman" w:hAnsi="Times New Roman" w:cs="Times New Roman"/>
        </w:rPr>
        <w:t>-</w:t>
      </w:r>
      <w:r w:rsidR="004A5AD1" w:rsidRPr="007A6550">
        <w:rPr>
          <w:rFonts w:ascii="Times New Roman" w:hAnsi="Times New Roman" w:cs="Times New Roman"/>
        </w:rPr>
        <w:t xml:space="preserve">area health analysis employing data on both individual membership in privileged versus marginalized groups and residential segregation in relation to these groups, whether these social groups are defined in relation to racialized groups, economic groups, or other social groups reflecting inequitable social relationships </w:t>
      </w:r>
      <w:r w:rsidR="00D16176" w:rsidRPr="007A6550">
        <w:rPr>
          <w:rFonts w:ascii="Times New Roman" w:hAnsi="Times New Roman" w:cs="Times New Roman"/>
        </w:rPr>
        <w:fldChar w:fldCharType="begin"/>
      </w:r>
      <w:r w:rsidR="00D16176" w:rsidRPr="007A6550">
        <w:rPr>
          <w:rFonts w:ascii="Times New Roman" w:hAnsi="Times New Roman" w:cs="Times New Roman"/>
        </w:rPr>
        <w:instrText xml:space="preserve"> ADDIN ZOTERO_ITEM CSL_CITATION {"citationID":"OPTz8FDs","properties":{"formattedCitation":"(Beckfield 2018; Berkman et al. 2014; Krieger 2020)","plainCitation":"(Beckfield 2018; Berkman et al. 2014; Krieger 2020)","noteIndex":0},"citationItems":[{"id":1921,"uris":["http://zotero.org/users/4165130/items/INVV5X8C"],"uri":["http://zotero.org/users/4165130/items/INVV5X8C"],"itemData":{"id":1921,"type":"book","publisher":"Oxford University Press","source":"Google Scholar","title":"Political sociology and the people's health","author":[{"family":"Beckfield","given":"Jason"}],"issued":{"date-parts":[["2018"]]}}},{"id":1918,"uris":["http://zotero.org/users/4165130/items/WHXPA7LJ"],"uri":["http://zotero.org/users/4165130/items/WHXPA7LJ"],"itemData":{"id":1918,"type":"book","publisher":"Oxford University Press","source":"Google Scholar","title":"Social epidemiology","author":[{"family":"Berkman","given":"Lisa F."},{"family":"Kawachi","given":"Ichirō"},{"family":"Glymour","given":"M. Maria"}],"issued":{"date-parts":[["2014"]]}}},{"id":1953,"uris":["http://zotero.org/users/4165130/items/Y2ZVECTR"],"uri":["http://zotero.org/users/4165130/items/Y2ZVECTR"],"itemData":{"id":1953,"type":"article-journal","abstract":"Racism. Sexism. Heterosexism. Gender binarism. Together, they comprise intimately harmful, distinct, and entangled societal systems of self-serving domination and privilege that structure the embodiment of health inequities. Guided by the ecosocial theory of disease distribution, I synthesize key features of the specified “isms” and provide a measurement schema, informed by research from both the Global North and the Global South. Metrics discussed include (a) structural, including explicit rules and laws, nonexplicit rules and laws, and area-based or institutional nonrule measures; and (b) individual-level (exposures and internalized) measures, including explicit self-report, implicit, and experimental. Recommendations include (a) expanding the use of structural measures to extend beyond the current primary emphasis on psychosocial individual-level measures; (b) analyzing exposure in relation to both life course and historical generation; (c) developing measures of anti-isms; and (d) developing terrestrially grounded measures that can reveal links between the structural drivers of unjust isms and their toll on environmental degradation, climate change, and health inequities.","container-title":"Annual Review of Public Health","DOI":"10.1146/annurev-publhealth-040119-094017","ISSN":"0163-7525, 1545-2093","issue":"1","journalAbbreviation":"Annu. Rev. Public Health","language":"en","page":"37-62","source":"DOI.org (Crossref)","title":"Measures of Racism, Sexism, Heterosexism, and Gender Binarism for Health Equity Research: From Structural Injustice to Embodied Harm—An Ecosocial Analysis","title-short":"Measures of Racism, Sexism, Heterosexism, and Gender Binarism for Health Equity Research","volume":"41","author":[{"family":"Krieger","given":"Nancy"}],"issued":{"date-parts":[["2020",4,2]]}}}],"schema":"https://github.com/citation-style-language/schema/raw/master/csl-citation.json"} </w:instrText>
      </w:r>
      <w:r w:rsidR="00D16176" w:rsidRPr="007A6550">
        <w:rPr>
          <w:rFonts w:ascii="Times New Roman" w:hAnsi="Times New Roman" w:cs="Times New Roman"/>
        </w:rPr>
        <w:fldChar w:fldCharType="separate"/>
      </w:r>
      <w:r w:rsidR="00D16176" w:rsidRPr="007A6550">
        <w:rPr>
          <w:rFonts w:ascii="Times New Roman" w:hAnsi="Times New Roman" w:cs="Times New Roman"/>
          <w:noProof/>
        </w:rPr>
        <w:t>(Beckfield 2018; Berkman et al. 2014; Krieger 2020)</w:t>
      </w:r>
      <w:r w:rsidR="00D16176" w:rsidRPr="007A6550">
        <w:rPr>
          <w:rFonts w:ascii="Times New Roman" w:hAnsi="Times New Roman" w:cs="Times New Roman"/>
        </w:rPr>
        <w:fldChar w:fldCharType="end"/>
      </w:r>
      <w:r w:rsidR="004A5AD1" w:rsidRPr="007A6550">
        <w:rPr>
          <w:rFonts w:ascii="Times New Roman" w:hAnsi="Times New Roman" w:cs="Times New Roman"/>
        </w:rPr>
        <w:t>.</w:t>
      </w:r>
      <w:r w:rsidR="0072091C" w:rsidRPr="007A6550">
        <w:rPr>
          <w:rFonts w:ascii="Times New Roman" w:hAnsi="Times New Roman" w:cs="Times New Roman"/>
        </w:rPr>
        <w:t xml:space="preserve"> While the INE model is simple and </w:t>
      </w:r>
      <w:r w:rsidR="00746924" w:rsidRPr="007A6550">
        <w:rPr>
          <w:rFonts w:ascii="Times New Roman" w:hAnsi="Times New Roman" w:cs="Times New Roman"/>
        </w:rPr>
        <w:t xml:space="preserve">straightforward, we note that more complex GLMM specifications that relax assumptions of the standard GLMM, such as the shared component model which allows for separate spatially correlated random effects </w:t>
      </w:r>
      <w:r w:rsidR="00746924" w:rsidRPr="007A6550">
        <w:rPr>
          <w:rFonts w:ascii="Times New Roman" w:hAnsi="Times New Roman" w:cs="Times New Roman"/>
        </w:rPr>
        <w:lastRenderedPageBreak/>
        <w:t xml:space="preserve">across groups </w:t>
      </w:r>
      <w:r w:rsidR="00746924" w:rsidRPr="007A6550">
        <w:rPr>
          <w:rFonts w:ascii="Times New Roman" w:hAnsi="Times New Roman" w:cs="Times New Roman"/>
        </w:rPr>
        <w:fldChar w:fldCharType="begin"/>
      </w:r>
      <w:r w:rsidR="00746924" w:rsidRPr="007A6550">
        <w:rPr>
          <w:rFonts w:ascii="Times New Roman" w:hAnsi="Times New Roman" w:cs="Times New Roman"/>
        </w:rPr>
        <w:instrText xml:space="preserve"> ADDIN ZOTERO_ITEM CSL_CITATION {"citationID":"expeHkgf","properties":{"formattedCitation":"(Kiang et al. 2019)","plainCitation":"(Kiang et al. 2019)","noteIndex":0},"citationItems":[{"id":1881,"uris":["http://zotero.org/users/4165130/items/VWUCCJSK"],"uri":["http://zotero.org/users/4165130/items/VWUCCJSK"],"itemData":{"id":1881,"type":"article-journal","abstract":"Objective Decompose the US black/white inequality in premature mortality into shared and group-specific risks to better inform health policy.\nSetting All 50 US states and the District of Columbia, 2010 to 2015.\nParticipants A total of 2.85 million non-Hispanic white and 762 639 non-Hispanic black US-resident decedents.\nPrimary and secondary outcome measures The race-specific county-level relative risks for US blacks and whites, separately, and the risk ratio between groups.\nResults There is substantial geographic variation in premature mortality for both groups and the risk ratio between groups. After adjusting for median household income, county-level relative risks ranged from 0.46 to 2.04 (median: 1.03) for whites and from 0.31 to 3.28 (median: 1.15) for blacks. County-level risk ratios (black/white) ranged from 0.33 to 4.56 (median: 1.09). Half of the geographic variation in white premature mortality was shared with blacks, while only 15% of the geographic variation in black premature mortality was shared with whites. Non-Hispanic blacks experience substantial geographic variation in premature mortality that is not shared with whites. Moreover, black-specific geographic variation was not accounted for by median household income.\nConclusion Understanding geographic variation in mortality is crucial to informing health policy; however, estimating mortality is difficult at small spatial scales or for small subpopulations. Bayesian joint spatial models ameliorate many of these issues and can provide a nuanced decomposition of risk. Using premature mortality as an example application, we show that Bayesian joint spatial models are a powerful tool as researchers grapple with disentangling neighbourhood contextual effects and sociodemographic compositional effects of an area when evaluating health outcomes. Further research is necessary in fully understanding when and how these models can be applied in an epidemiological setting.","container-title":"BMJ Open","DOI":"10.1136/bmjopen-2019-029373","ISSN":"2044-6055, 2044-6055","issue":"11","language":"en","note":"publisher: British Medical Journal Publishing Group\nsection: Public health\nPMID: 31748287","page":"e029373","source":"bmjopen.bmj.com","title":"Decomposition of the US black/white inequality in premature mortality, 2010–2015: an observational study","title-short":"Decomposition of the US black/white inequality in premature mortality, 2010–2015","volume":"9","author":[{"family":"Kiang","given":"Mathew V."},{"family":"Krieger","given":"Nancy"},{"family":"Buckee","given":"Caroline O."},{"family":"Onnela","given":"Jukka Pekka"},{"family":"Chen","given":"Jarvis T."}],"issued":{"date-parts":[["2019",11,1]]}}}],"schema":"https://github.com/citation-style-language/schema/raw/master/csl-citation.json"} </w:instrText>
      </w:r>
      <w:r w:rsidR="00746924" w:rsidRPr="007A6550">
        <w:rPr>
          <w:rFonts w:ascii="Times New Roman" w:hAnsi="Times New Roman" w:cs="Times New Roman"/>
        </w:rPr>
        <w:fldChar w:fldCharType="separate"/>
      </w:r>
      <w:r w:rsidR="00746924" w:rsidRPr="007A6550">
        <w:rPr>
          <w:rFonts w:ascii="Times New Roman" w:hAnsi="Times New Roman" w:cs="Times New Roman"/>
          <w:noProof/>
        </w:rPr>
        <w:t>(Kiang et al. 2019)</w:t>
      </w:r>
      <w:r w:rsidR="00746924" w:rsidRPr="007A6550">
        <w:rPr>
          <w:rFonts w:ascii="Times New Roman" w:hAnsi="Times New Roman" w:cs="Times New Roman"/>
        </w:rPr>
        <w:fldChar w:fldCharType="end"/>
      </w:r>
      <w:r w:rsidR="00746924" w:rsidRPr="007A6550">
        <w:rPr>
          <w:rFonts w:ascii="Times New Roman" w:hAnsi="Times New Roman" w:cs="Times New Roman"/>
        </w:rPr>
        <w:t xml:space="preserve">, </w:t>
      </w:r>
      <w:r w:rsidR="00F87EAE">
        <w:rPr>
          <w:rFonts w:ascii="Times New Roman" w:hAnsi="Times New Roman" w:cs="Times New Roman"/>
        </w:rPr>
        <w:t>may also</w:t>
      </w:r>
      <w:r w:rsidR="00746924" w:rsidRPr="007A6550">
        <w:rPr>
          <w:rFonts w:ascii="Times New Roman" w:hAnsi="Times New Roman" w:cs="Times New Roman"/>
        </w:rPr>
        <w:t xml:space="preserve"> </w:t>
      </w:r>
      <w:r w:rsidR="00255B03" w:rsidRPr="007A6550">
        <w:rPr>
          <w:rFonts w:ascii="Times New Roman" w:hAnsi="Times New Roman" w:cs="Times New Roman"/>
        </w:rPr>
        <w:t>be suitable</w:t>
      </w:r>
      <w:r w:rsidR="00746924" w:rsidRPr="007A6550">
        <w:rPr>
          <w:rFonts w:ascii="Times New Roman" w:hAnsi="Times New Roman" w:cs="Times New Roman"/>
        </w:rPr>
        <w:t xml:space="preserve"> alternative approaches for dealing with the </w:t>
      </w:r>
      <w:r w:rsidR="008139D7">
        <w:rPr>
          <w:rFonts w:ascii="Times New Roman" w:hAnsi="Times New Roman" w:cs="Times New Roman"/>
        </w:rPr>
        <w:t xml:space="preserve">offset </w:t>
      </w:r>
      <w:r w:rsidR="00746924" w:rsidRPr="007A6550">
        <w:rPr>
          <w:rFonts w:ascii="Times New Roman" w:hAnsi="Times New Roman" w:cs="Times New Roman"/>
        </w:rPr>
        <w:t>endogeneity problem.</w:t>
      </w:r>
    </w:p>
    <w:p w14:paraId="3FEC3C31" w14:textId="77777777" w:rsidR="00ED3479" w:rsidRPr="00971415" w:rsidRDefault="00ED3479" w:rsidP="00545B6D">
      <w:pPr>
        <w:ind w:right="1090"/>
        <w:rPr>
          <w:w w:val="95"/>
          <w:lang w:val="en-US"/>
        </w:rPr>
      </w:pPr>
    </w:p>
    <w:p w14:paraId="4F1CDDCD" w14:textId="77777777" w:rsidR="00F43996" w:rsidRPr="00971415" w:rsidRDefault="00F43996" w:rsidP="008B71BD">
      <w:pPr>
        <w:pStyle w:val="BodyText"/>
        <w:spacing w:line="480" w:lineRule="auto"/>
        <w:ind w:right="1090"/>
        <w:jc w:val="both"/>
        <w:rPr>
          <w:rFonts w:ascii="Times New Roman" w:hAnsi="Times New Roman" w:cs="Times New Roman"/>
        </w:rPr>
      </w:pPr>
    </w:p>
    <w:p w14:paraId="3D806F90" w14:textId="41360BB7" w:rsidR="007A5456" w:rsidRPr="00971415" w:rsidRDefault="007A5456" w:rsidP="007474CD">
      <w:pPr>
        <w:pStyle w:val="BodyText"/>
        <w:spacing w:before="13" w:line="369" w:lineRule="auto"/>
        <w:ind w:right="309"/>
        <w:jc w:val="both"/>
        <w:sectPr w:rsidR="007A5456" w:rsidRPr="00971415" w:rsidSect="00182216">
          <w:pgSz w:w="12240" w:h="15840"/>
          <w:pgMar w:top="1500" w:right="1220" w:bottom="1240" w:left="1380" w:header="720" w:footer="720" w:gutter="0"/>
          <w:cols w:space="720"/>
        </w:sectPr>
      </w:pPr>
    </w:p>
    <w:p w14:paraId="5F16A8EE" w14:textId="77777777" w:rsidR="00997B0F" w:rsidRPr="00C03FE0" w:rsidRDefault="00997B0F" w:rsidP="00100587">
      <w:pPr>
        <w:pStyle w:val="Acknowledgements"/>
        <w:rPr>
          <w:b/>
          <w:sz w:val="24"/>
          <w:lang w:val="en-US"/>
        </w:rPr>
      </w:pPr>
      <w:r w:rsidRPr="00C03FE0">
        <w:rPr>
          <w:b/>
          <w:sz w:val="24"/>
          <w:lang w:val="en-US"/>
        </w:rPr>
        <w:lastRenderedPageBreak/>
        <w:t>Acknowledgements</w:t>
      </w:r>
    </w:p>
    <w:p w14:paraId="035B9F69" w14:textId="6C2FBA41" w:rsidR="005A11CA" w:rsidRPr="00971415" w:rsidRDefault="005A11CA" w:rsidP="005A11CA">
      <w:pPr>
        <w:rPr>
          <w:lang w:val="en-US"/>
        </w:rPr>
      </w:pPr>
      <w:r w:rsidRPr="00971415">
        <w:rPr>
          <w:lang w:val="en-US"/>
        </w:rPr>
        <w:t>The authors gratefully acknowledge NIH grants</w:t>
      </w:r>
      <w:r w:rsidR="009822A2">
        <w:rPr>
          <w:lang w:val="en-US"/>
        </w:rPr>
        <w:t xml:space="preserve"> </w:t>
      </w:r>
      <w:r w:rsidR="009822A2" w:rsidRPr="009822A2">
        <w:rPr>
          <w:lang w:val="en-US"/>
        </w:rPr>
        <w:t>1K01ES032458-01</w:t>
      </w:r>
      <w:r w:rsidR="009822A2">
        <w:rPr>
          <w:lang w:val="en-US"/>
        </w:rPr>
        <w:t>,</w:t>
      </w:r>
      <w:r w:rsidRPr="00971415">
        <w:rPr>
          <w:lang w:val="en-US"/>
        </w:rPr>
        <w:t xml:space="preserve"> R01HD092580, R01AG060232-01A1, </w:t>
      </w:r>
      <w:r w:rsidR="00EB4778">
        <w:rPr>
          <w:lang w:val="en-US"/>
        </w:rPr>
        <w:t xml:space="preserve">and </w:t>
      </w:r>
      <w:r w:rsidRPr="00971415">
        <w:rPr>
          <w:lang w:val="en-US"/>
        </w:rPr>
        <w:t>P30ES000002</w:t>
      </w:r>
      <w:r w:rsidR="00EB4778">
        <w:rPr>
          <w:lang w:val="en-US"/>
        </w:rPr>
        <w:t>.</w:t>
      </w:r>
    </w:p>
    <w:p w14:paraId="6CFF36AA" w14:textId="08D07733" w:rsidR="00B65A73" w:rsidRPr="00971415" w:rsidRDefault="00B65A73">
      <w:pPr>
        <w:spacing w:line="240" w:lineRule="auto"/>
        <w:rPr>
          <w:lang w:val="en-US"/>
        </w:rPr>
      </w:pPr>
      <w:r w:rsidRPr="00971415">
        <w:rPr>
          <w:lang w:val="en-US"/>
        </w:rPr>
        <w:br w:type="page"/>
      </w:r>
    </w:p>
    <w:p w14:paraId="6D68F555" w14:textId="3419F3DF" w:rsidR="009B37C3" w:rsidRPr="009B37C3" w:rsidRDefault="009B37C3" w:rsidP="00EC7FBF">
      <w:pPr>
        <w:pStyle w:val="Bibliography"/>
        <w:rPr>
          <w:b/>
          <w:lang w:val="en-US"/>
        </w:rPr>
      </w:pPr>
      <w:r w:rsidRPr="009B37C3">
        <w:rPr>
          <w:b/>
          <w:lang w:val="en-US"/>
        </w:rPr>
        <w:lastRenderedPageBreak/>
        <w:t>References</w:t>
      </w:r>
    </w:p>
    <w:p w14:paraId="6EFF5160" w14:textId="77777777" w:rsidR="00975BDA" w:rsidRPr="00975BDA" w:rsidRDefault="00B65A73" w:rsidP="00975BDA">
      <w:pPr>
        <w:pStyle w:val="Bibliography"/>
      </w:pPr>
      <w:r w:rsidRPr="00971415">
        <w:rPr>
          <w:lang w:val="en-US"/>
        </w:rPr>
        <w:fldChar w:fldCharType="begin"/>
      </w:r>
      <w:r w:rsidR="00A25A1A">
        <w:rPr>
          <w:lang w:val="en-US"/>
        </w:rPr>
        <w:instrText xml:space="preserve"> ADDIN ZOTERO_BIBL {"uncited":[],"omitted":[],"custom":[]} CSL_BIBLIOGRAPHY </w:instrText>
      </w:r>
      <w:r w:rsidRPr="00971415">
        <w:rPr>
          <w:lang w:val="en-US"/>
        </w:rPr>
        <w:fldChar w:fldCharType="separate"/>
      </w:r>
      <w:r w:rsidR="00975BDA" w:rsidRPr="00975BDA">
        <w:t xml:space="preserve">Association of State and Territorial Health Officials. 2021. “Health Equity and Social Determinants of Health.” </w:t>
      </w:r>
      <w:r w:rsidR="00975BDA" w:rsidRPr="00975BDA">
        <w:rPr>
          <w:i/>
          <w:iCs/>
        </w:rPr>
        <w:t>Association of State and Territorial Health Officials</w:t>
      </w:r>
      <w:r w:rsidR="00975BDA" w:rsidRPr="00975BDA">
        <w:t>. Retrieved April 19, 2021 (https://astho.org/Programs/Health-Equity/).</w:t>
      </w:r>
    </w:p>
    <w:p w14:paraId="53E1B46E" w14:textId="77777777" w:rsidR="00975BDA" w:rsidRPr="00975BDA" w:rsidRDefault="00975BDA" w:rsidP="00975BDA">
      <w:pPr>
        <w:pStyle w:val="Bibliography"/>
      </w:pPr>
      <w:r w:rsidRPr="00975BDA">
        <w:t xml:space="preserve">Bates, Douglas, Martin Mächler, Ben Bolker, and Steve Walker. 2015. “Fitting Linear Mixed-Effects Models Using Lme4.” </w:t>
      </w:r>
      <w:r w:rsidRPr="00975BDA">
        <w:rPr>
          <w:i/>
          <w:iCs/>
        </w:rPr>
        <w:t>Journal of Statistical Software</w:t>
      </w:r>
      <w:r w:rsidRPr="00975BDA">
        <w:t xml:space="preserve"> 67(1):1–48. doi: 10.18637/jss.v067.i01.</w:t>
      </w:r>
    </w:p>
    <w:p w14:paraId="14D3B0D0" w14:textId="77777777" w:rsidR="00975BDA" w:rsidRPr="00975BDA" w:rsidRDefault="00975BDA" w:rsidP="00975BDA">
      <w:pPr>
        <w:pStyle w:val="Bibliography"/>
      </w:pPr>
      <w:r w:rsidRPr="00975BDA">
        <w:t xml:space="preserve">Bates, Michael David, Katherine E. Castellano, Sophia Rabe-Hesketh, and Anders Skrondal. 2014. “Handling Correlations Between Covariates and Random Slopes in Multilevel Models.” </w:t>
      </w:r>
      <w:r w:rsidRPr="00975BDA">
        <w:rPr>
          <w:i/>
          <w:iCs/>
        </w:rPr>
        <w:t>Journal of Educational and Behavioral Statistics</w:t>
      </w:r>
      <w:r w:rsidRPr="00975BDA">
        <w:t xml:space="preserve"> 39(6):524–49. doi: 10.3102/1076998614559420.</w:t>
      </w:r>
    </w:p>
    <w:p w14:paraId="1832CEAB" w14:textId="77777777" w:rsidR="00975BDA" w:rsidRPr="00975BDA" w:rsidRDefault="00975BDA" w:rsidP="00975BDA">
      <w:pPr>
        <w:pStyle w:val="Bibliography"/>
      </w:pPr>
      <w:r w:rsidRPr="00975BDA">
        <w:t xml:space="preserve">Beckfield, Jason. 2018. </w:t>
      </w:r>
      <w:r w:rsidRPr="00975BDA">
        <w:rPr>
          <w:i/>
          <w:iCs/>
        </w:rPr>
        <w:t>Political Sociology and the People’s Health</w:t>
      </w:r>
      <w:r w:rsidRPr="00975BDA">
        <w:t>. Oxford University Press.</w:t>
      </w:r>
    </w:p>
    <w:p w14:paraId="702F24F3" w14:textId="77777777" w:rsidR="00975BDA" w:rsidRPr="00975BDA" w:rsidRDefault="00975BDA" w:rsidP="00975BDA">
      <w:pPr>
        <w:pStyle w:val="Bibliography"/>
      </w:pPr>
      <w:r w:rsidRPr="00975BDA">
        <w:t xml:space="preserve">Berkman, Lisa F., Ichirō Kawachi, and M. Maria Glymour. 2014. </w:t>
      </w:r>
      <w:r w:rsidRPr="00975BDA">
        <w:rPr>
          <w:i/>
          <w:iCs/>
        </w:rPr>
        <w:t>Social Epidemiology</w:t>
      </w:r>
      <w:r w:rsidRPr="00975BDA">
        <w:t>. Oxford University Press.</w:t>
      </w:r>
    </w:p>
    <w:p w14:paraId="5BA96C45" w14:textId="77777777" w:rsidR="00975BDA" w:rsidRPr="00975BDA" w:rsidRDefault="00975BDA" w:rsidP="00975BDA">
      <w:pPr>
        <w:pStyle w:val="Bibliography"/>
      </w:pPr>
      <w:r w:rsidRPr="00975BDA">
        <w:t xml:space="preserve">Braveman, P., and S. Gruskin. 2003. “Defining Equity in Health.” </w:t>
      </w:r>
      <w:r w:rsidRPr="00975BDA">
        <w:rPr>
          <w:i/>
          <w:iCs/>
        </w:rPr>
        <w:t>Journal of Epidemiology &amp; Community Health</w:t>
      </w:r>
      <w:r w:rsidRPr="00975BDA">
        <w:t xml:space="preserve"> 57(4):254–58. doi: 10.1136/jech.57.4.254.</w:t>
      </w:r>
    </w:p>
    <w:p w14:paraId="0DAB85C9" w14:textId="77777777" w:rsidR="00975BDA" w:rsidRPr="00975BDA" w:rsidRDefault="00975BDA" w:rsidP="00975BDA">
      <w:pPr>
        <w:pStyle w:val="Bibliography"/>
      </w:pPr>
      <w:r w:rsidRPr="00975BDA">
        <w:t xml:space="preserve">Burton, Deron C., Brendan Flannery, Nancy M. Bennett, Monica M. Farley, Ken Gershman, Lee H. Harrison, Ruth Lynfield, Susan Petit, Arthur L. Reingold, William Schaffner, Ann Thomas, Brian D. Plikaytis, Charles E. Rose, Cynthia G. Whitney, and Anne Schuchat. 2010. “Socioeconomic and Racial/Ethnic Disparities in the Incidence of Bacteremic Pneumonia Among US Adults.” </w:t>
      </w:r>
      <w:r w:rsidRPr="00975BDA">
        <w:rPr>
          <w:i/>
          <w:iCs/>
        </w:rPr>
        <w:t>American Journal of Public Health</w:t>
      </w:r>
      <w:r w:rsidRPr="00975BDA">
        <w:t xml:space="preserve"> 100(10):1904–11. doi: 10.2105/AJPH.2009.181313.</w:t>
      </w:r>
    </w:p>
    <w:p w14:paraId="08382705" w14:textId="77777777" w:rsidR="00975BDA" w:rsidRPr="00975BDA" w:rsidRDefault="00975BDA" w:rsidP="00975BDA">
      <w:pPr>
        <w:pStyle w:val="Bibliography"/>
      </w:pPr>
      <w:r w:rsidRPr="00975BDA">
        <w:t xml:space="preserve">Chen, Irene Y., Emma Pierson, Sherri Rose, Shalmali Joshi, Kadija Ferryman, and Marzyeh Ghassemi. 2021. “Ethical Machine Learning in Healthcare.” </w:t>
      </w:r>
      <w:r w:rsidRPr="00975BDA">
        <w:rPr>
          <w:i/>
          <w:iCs/>
        </w:rPr>
        <w:t>Annual Review of Biomedical Data Science</w:t>
      </w:r>
      <w:r w:rsidRPr="00975BDA">
        <w:t xml:space="preserve"> 4(1):null. doi: 10.1146/annurev-biodatasci-092820-114757.</w:t>
      </w:r>
    </w:p>
    <w:p w14:paraId="6D3DAABA" w14:textId="77777777" w:rsidR="00975BDA" w:rsidRPr="00975BDA" w:rsidRDefault="00975BDA" w:rsidP="00975BDA">
      <w:pPr>
        <w:pStyle w:val="Bibliography"/>
      </w:pPr>
      <w:r w:rsidRPr="00975BDA">
        <w:t xml:space="preserve">Chen, Jarvis T. 2013. “Multilevel and Hierarchical Models for Disease Mapping.” Pp. 183–208 in </w:t>
      </w:r>
      <w:r w:rsidRPr="00975BDA">
        <w:rPr>
          <w:i/>
          <w:iCs/>
        </w:rPr>
        <w:t>Geographic Health Data: Fundamental Techniques for Analysis</w:t>
      </w:r>
      <w:r w:rsidRPr="00975BDA">
        <w:t>. CABI.</w:t>
      </w:r>
    </w:p>
    <w:p w14:paraId="71CB9F72" w14:textId="77777777" w:rsidR="00975BDA" w:rsidRPr="00975BDA" w:rsidRDefault="00975BDA" w:rsidP="00975BDA">
      <w:pPr>
        <w:pStyle w:val="Bibliography"/>
      </w:pPr>
      <w:r w:rsidRPr="00975BDA">
        <w:t xml:space="preserve">Chen, Jarvis T., David H. Rehkopf, Pamela D. Waterman, S. V. Subramanian, Brent A. Coull, Bruce Cohen, Mary Ostrem, and Nancy Krieger. 2006. “Mapping and Measuring Social Disparities in Premature Mortality: The Impact of Census Tract Poverty within and across Boston Neighborhoods, 1999–2001.” </w:t>
      </w:r>
      <w:r w:rsidRPr="00975BDA">
        <w:rPr>
          <w:i/>
          <w:iCs/>
        </w:rPr>
        <w:t>Journal of Urban Health</w:t>
      </w:r>
      <w:r w:rsidRPr="00975BDA">
        <w:t xml:space="preserve"> 83(6):1063–84. doi: 10.1007/s11524-006-9089-7.</w:t>
      </w:r>
    </w:p>
    <w:p w14:paraId="2BB0DE9D" w14:textId="77777777" w:rsidR="00975BDA" w:rsidRPr="00975BDA" w:rsidRDefault="00975BDA" w:rsidP="00975BDA">
      <w:pPr>
        <w:pStyle w:val="Bibliography"/>
      </w:pPr>
      <w:r w:rsidRPr="00975BDA">
        <w:t xml:space="preserve">Demidenko, Eugene. 2007. “Poisson Regression for Clustered Data.” </w:t>
      </w:r>
      <w:r w:rsidRPr="00975BDA">
        <w:rPr>
          <w:i/>
          <w:iCs/>
        </w:rPr>
        <w:t>International Statistical Review</w:t>
      </w:r>
      <w:r w:rsidRPr="00975BDA">
        <w:t xml:space="preserve"> 75(1):96–113. doi: https://doi.org/10.1111/j.1751-5823.2006.00003.x.</w:t>
      </w:r>
    </w:p>
    <w:p w14:paraId="3B58ECCD" w14:textId="77777777" w:rsidR="00975BDA" w:rsidRPr="00975BDA" w:rsidRDefault="00975BDA" w:rsidP="00975BDA">
      <w:pPr>
        <w:pStyle w:val="Bibliography"/>
      </w:pPr>
      <w:r w:rsidRPr="00975BDA">
        <w:lastRenderedPageBreak/>
        <w:t xml:space="preserve">Diez-Roux, A. V. 1998. “Bringing Context Back into Epidemiology: Variables and Fallacies in Multilevel Analysis.” </w:t>
      </w:r>
      <w:r w:rsidRPr="00975BDA">
        <w:rPr>
          <w:i/>
          <w:iCs/>
        </w:rPr>
        <w:t>American Journal of Public Health</w:t>
      </w:r>
      <w:r w:rsidRPr="00975BDA">
        <w:t xml:space="preserve"> 88(2):216–22. doi: 10.2105/AJPH.88.2.216.</w:t>
      </w:r>
    </w:p>
    <w:p w14:paraId="5D813E0D" w14:textId="77777777" w:rsidR="00975BDA" w:rsidRPr="00975BDA" w:rsidRDefault="00975BDA" w:rsidP="00975BDA">
      <w:pPr>
        <w:pStyle w:val="Bibliography"/>
      </w:pPr>
      <w:r w:rsidRPr="00975BDA">
        <w:t xml:space="preserve">Duncan, Dustin T., and Ichiro Kawachi. 2018. </w:t>
      </w:r>
      <w:r w:rsidRPr="00975BDA">
        <w:rPr>
          <w:i/>
          <w:iCs/>
        </w:rPr>
        <w:t>Neighborhoods and Health</w:t>
      </w:r>
      <w:r w:rsidRPr="00975BDA">
        <w:t>. Oxford University Press Oxford, UK:</w:t>
      </w:r>
    </w:p>
    <w:p w14:paraId="423660CC" w14:textId="77777777" w:rsidR="00975BDA" w:rsidRPr="00975BDA" w:rsidRDefault="00975BDA" w:rsidP="00975BDA">
      <w:pPr>
        <w:pStyle w:val="Bibliography"/>
      </w:pPr>
      <w:r w:rsidRPr="00975BDA">
        <w:t xml:space="preserve">Firebaugh, Glenn. 1978. “A Rule for Inferring Individual-Level Relationships from Aggregate Data.” </w:t>
      </w:r>
      <w:r w:rsidRPr="00975BDA">
        <w:rPr>
          <w:i/>
          <w:iCs/>
        </w:rPr>
        <w:t>American Sociological Review</w:t>
      </w:r>
      <w:r w:rsidRPr="00975BDA">
        <w:t xml:space="preserve"> 43(4):557–72. doi: 10.2307/2094779.</w:t>
      </w:r>
    </w:p>
    <w:p w14:paraId="3B2C576A" w14:textId="77777777" w:rsidR="00975BDA" w:rsidRPr="00975BDA" w:rsidRDefault="00975BDA" w:rsidP="00975BDA">
      <w:pPr>
        <w:pStyle w:val="Bibliography"/>
      </w:pPr>
      <w:r w:rsidRPr="00975BDA">
        <w:t xml:space="preserve">Halekoh, Ulrich, Søren Højsgaard, and Jun Yan. 2006. “The R Package Geepack for Generalized Estimating Equations.” </w:t>
      </w:r>
      <w:r w:rsidRPr="00975BDA">
        <w:rPr>
          <w:i/>
          <w:iCs/>
        </w:rPr>
        <w:t>Journal of Statistical Software</w:t>
      </w:r>
      <w:r w:rsidRPr="00975BDA">
        <w:t xml:space="preserve"> 15(2):1–11.</w:t>
      </w:r>
    </w:p>
    <w:p w14:paraId="2F22472A" w14:textId="77777777" w:rsidR="00975BDA" w:rsidRPr="00975BDA" w:rsidRDefault="00975BDA" w:rsidP="00975BDA">
      <w:pPr>
        <w:pStyle w:val="Bibliography"/>
      </w:pPr>
      <w:r w:rsidRPr="00975BDA">
        <w:t xml:space="preserve">Hodges, James S., and Brian J. Reich. 2010. “Adding Spatially-Correlated Errors Can Mess Up the Fixed Effect You Love.” </w:t>
      </w:r>
      <w:r w:rsidRPr="00975BDA">
        <w:rPr>
          <w:i/>
          <w:iCs/>
        </w:rPr>
        <w:t>The American Statistician</w:t>
      </w:r>
      <w:r w:rsidRPr="00975BDA">
        <w:t xml:space="preserve"> 64(4):325–34. doi: 10.1198/tast.2010.10052.</w:t>
      </w:r>
    </w:p>
    <w:p w14:paraId="5110DEF0" w14:textId="77777777" w:rsidR="00975BDA" w:rsidRPr="00975BDA" w:rsidRDefault="00975BDA" w:rsidP="00975BDA">
      <w:pPr>
        <w:pStyle w:val="Bibliography"/>
      </w:pPr>
      <w:r w:rsidRPr="00975BDA">
        <w:t xml:space="preserve">Hund, Lauren, Jarvis T. Chen, Nancy Krieger, and Brent A. Coull. 2012. “A Geostatistical Approach to Large-Scale Disease Mapping with Temporal Misalignment.” </w:t>
      </w:r>
      <w:r w:rsidRPr="00975BDA">
        <w:rPr>
          <w:i/>
          <w:iCs/>
        </w:rPr>
        <w:t>Biometrics</w:t>
      </w:r>
      <w:r w:rsidRPr="00975BDA">
        <w:t xml:space="preserve"> 68(3):849–58. doi: https://doi.org/10.1111/j.1541-0420.2011.01721.x.</w:t>
      </w:r>
    </w:p>
    <w:p w14:paraId="0F457E5F" w14:textId="77777777" w:rsidR="00975BDA" w:rsidRPr="00975BDA" w:rsidRDefault="00975BDA" w:rsidP="00975BDA">
      <w:pPr>
        <w:pStyle w:val="Bibliography"/>
      </w:pPr>
      <w:r w:rsidRPr="00975BDA">
        <w:t xml:space="preserve">Kiang, Mathew V., Nancy Krieger, Caroline O. Buckee, Jukka Pekka Onnela, and Jarvis T. Chen. 2019. “Decomposition of the US Black/White Inequality in Premature Mortality, 2010–2015: An Observational Study.” </w:t>
      </w:r>
      <w:r w:rsidRPr="00975BDA">
        <w:rPr>
          <w:i/>
          <w:iCs/>
        </w:rPr>
        <w:t>BMJ Open</w:t>
      </w:r>
      <w:r w:rsidRPr="00975BDA">
        <w:t xml:space="preserve"> 9(11):e029373. doi: 10.1136/bmjopen-2019-029373.</w:t>
      </w:r>
    </w:p>
    <w:p w14:paraId="780DCC8A" w14:textId="77777777" w:rsidR="00975BDA" w:rsidRPr="00975BDA" w:rsidRDefault="00975BDA" w:rsidP="00975BDA">
      <w:pPr>
        <w:pStyle w:val="Bibliography"/>
      </w:pPr>
      <w:r w:rsidRPr="00975BDA">
        <w:t xml:space="preserve">Krieger, Nancy. 2020. “Measures of Racism, Sexism, Heterosexism, and Gender Binarism for Health Equity Research: From Structural Injustice to Embodied Harm—An Ecosocial Analysis.” </w:t>
      </w:r>
      <w:r w:rsidRPr="00975BDA">
        <w:rPr>
          <w:i/>
          <w:iCs/>
        </w:rPr>
        <w:t>Annual Review of Public Health</w:t>
      </w:r>
      <w:r w:rsidRPr="00975BDA">
        <w:t xml:space="preserve"> 41(1):37–62. doi: 10.1146/annurev-publhealth-040119-094017.</w:t>
      </w:r>
    </w:p>
    <w:p w14:paraId="446CB5A8" w14:textId="77777777" w:rsidR="00975BDA" w:rsidRPr="00975BDA" w:rsidRDefault="00975BDA" w:rsidP="00975BDA">
      <w:pPr>
        <w:pStyle w:val="Bibliography"/>
      </w:pPr>
      <w:r w:rsidRPr="00975BDA">
        <w:t xml:space="preserve">Krieger, Nancy, Jarvis T. Chen, Pamela D. Waterman, David H. Rehkopf, and S. v. Subramanian. 2005. “Painting a Truer Picture of US Socioeconomic and Racial/Ethnic Health Inequalities: The Public Health Disparities Geocoding Project.” </w:t>
      </w:r>
      <w:r w:rsidRPr="00975BDA">
        <w:rPr>
          <w:i/>
          <w:iCs/>
        </w:rPr>
        <w:t>American Journal of Public Health</w:t>
      </w:r>
      <w:r w:rsidRPr="00975BDA">
        <w:t xml:space="preserve"> 95(2):312–23. doi: 10.2105/AJPH.2003.032482.</w:t>
      </w:r>
    </w:p>
    <w:p w14:paraId="1981BAB0" w14:textId="77777777" w:rsidR="00975BDA" w:rsidRPr="00975BDA" w:rsidRDefault="00975BDA" w:rsidP="00975BDA">
      <w:pPr>
        <w:pStyle w:val="Bibliography"/>
      </w:pPr>
      <w:r w:rsidRPr="00975BDA">
        <w:t xml:space="preserve">Krieger, Nancy, Rachel C. Nethery, Jarvis T. Chen, Pamela D. Waterman, Emily Wright, Tamara Rushovich, and Brent A. Coull. 2020. “Impact of Differential Privacy and Census Tract Data Source (Decennial Census Versus American Community Survey) for Monitoring Health Inequities.” </w:t>
      </w:r>
      <w:r w:rsidRPr="00975BDA">
        <w:rPr>
          <w:i/>
          <w:iCs/>
        </w:rPr>
        <w:t>American Journal of Public Health</w:t>
      </w:r>
      <w:r w:rsidRPr="00975BDA">
        <w:t xml:space="preserve"> 111(2):265–68. doi: 10.2105/AJPH.2020.305989.</w:t>
      </w:r>
    </w:p>
    <w:p w14:paraId="20E39E72" w14:textId="77777777" w:rsidR="00975BDA" w:rsidRPr="00975BDA" w:rsidRDefault="00975BDA" w:rsidP="00975BDA">
      <w:pPr>
        <w:pStyle w:val="Bibliography"/>
      </w:pPr>
      <w:r w:rsidRPr="00975BDA">
        <w:t xml:space="preserve">Krieger, Nancy, Pamela D. Waterman, Neelesh Batra, Johnna S. Murphy, Daniel P. Dooley, and Snehal N. Shah. 2017. “Measures of Local Segregation for Monitoring Health Inequities by Local Health Departments.” </w:t>
      </w:r>
      <w:r w:rsidRPr="00975BDA">
        <w:rPr>
          <w:i/>
          <w:iCs/>
        </w:rPr>
        <w:t>American Journal of Public Health</w:t>
      </w:r>
      <w:r w:rsidRPr="00975BDA">
        <w:t xml:space="preserve"> 107(6):903–6. doi: 10.2105/AJPH.2017.303713.</w:t>
      </w:r>
    </w:p>
    <w:p w14:paraId="57425135" w14:textId="77777777" w:rsidR="00975BDA" w:rsidRPr="00975BDA" w:rsidRDefault="00975BDA" w:rsidP="00975BDA">
      <w:pPr>
        <w:pStyle w:val="Bibliography"/>
      </w:pPr>
      <w:r w:rsidRPr="00975BDA">
        <w:t xml:space="preserve">Lawson, Andrew B. 2013. </w:t>
      </w:r>
      <w:r w:rsidRPr="00975BDA">
        <w:rPr>
          <w:i/>
          <w:iCs/>
        </w:rPr>
        <w:t>Statistical Methods in Spatial Epidemiology</w:t>
      </w:r>
      <w:r w:rsidRPr="00975BDA">
        <w:t>. John Wiley &amp; Sons.</w:t>
      </w:r>
    </w:p>
    <w:p w14:paraId="26323745" w14:textId="77777777" w:rsidR="00975BDA" w:rsidRPr="00975BDA" w:rsidRDefault="00975BDA" w:rsidP="00975BDA">
      <w:pPr>
        <w:pStyle w:val="Bibliography"/>
      </w:pPr>
      <w:r w:rsidRPr="00975BDA">
        <w:lastRenderedPageBreak/>
        <w:t xml:space="preserve">Massachusetts Department of Public Health. 2010. </w:t>
      </w:r>
      <w:r w:rsidRPr="00975BDA">
        <w:rPr>
          <w:i/>
          <w:iCs/>
        </w:rPr>
        <w:t>Health of Massachusetts</w:t>
      </w:r>
      <w:r w:rsidRPr="00975BDA">
        <w:t>. Boston, MA.</w:t>
      </w:r>
    </w:p>
    <w:p w14:paraId="6F7F23D0" w14:textId="77777777" w:rsidR="00975BDA" w:rsidRPr="00975BDA" w:rsidRDefault="00975BDA" w:rsidP="00975BDA">
      <w:pPr>
        <w:pStyle w:val="Bibliography"/>
      </w:pPr>
      <w:r w:rsidRPr="00975BDA">
        <w:t xml:space="preserve">Mundlak, Yair. 1978. “On the Pooling of Time Series and Cross Section Data.” </w:t>
      </w:r>
      <w:r w:rsidRPr="00975BDA">
        <w:rPr>
          <w:i/>
          <w:iCs/>
        </w:rPr>
        <w:t>Econometrica</w:t>
      </w:r>
      <w:r w:rsidRPr="00975BDA">
        <w:t xml:space="preserve"> 46(1):69–85. doi: 10.2307/1913646.</w:t>
      </w:r>
    </w:p>
    <w:p w14:paraId="7B8DC2EB" w14:textId="77777777" w:rsidR="00975BDA" w:rsidRPr="00975BDA" w:rsidRDefault="00975BDA" w:rsidP="00975BDA">
      <w:pPr>
        <w:pStyle w:val="Bibliography"/>
      </w:pPr>
      <w:r w:rsidRPr="00975BDA">
        <w:t xml:space="preserve">National Association of County Health Officials. 2021. “Health Equity and Social Justice.” </w:t>
      </w:r>
      <w:r w:rsidRPr="00975BDA">
        <w:rPr>
          <w:i/>
          <w:iCs/>
        </w:rPr>
        <w:t>National Association of County Health Officials</w:t>
      </w:r>
      <w:r w:rsidRPr="00975BDA">
        <w:t>. Retrieved April 19, 2021 (https://www.naccho.org/programs/public-health-infrastructure/health-equity).</w:t>
      </w:r>
    </w:p>
    <w:p w14:paraId="087BA1FE" w14:textId="77777777" w:rsidR="00975BDA" w:rsidRPr="00975BDA" w:rsidRDefault="00975BDA" w:rsidP="00975BDA">
      <w:pPr>
        <w:pStyle w:val="Bibliography"/>
      </w:pPr>
      <w:r w:rsidRPr="00975BDA">
        <w:t xml:space="preserve">Neuhaus, John M., and Charles E. McCulloch. 2006. “Separating Between- and within-Cluster Covariate Effects by Using Conditional and Partitioning Methods.” </w:t>
      </w:r>
      <w:r w:rsidRPr="00975BDA">
        <w:rPr>
          <w:i/>
          <w:iCs/>
        </w:rPr>
        <w:t>Journal of the Royal Statistical Society: Series B (Statistical Methodology)</w:t>
      </w:r>
      <w:r w:rsidRPr="00975BDA">
        <w:t xml:space="preserve"> 68(5):859–72. doi: https://doi.org/10.1111/j.1467-9868.2006.00570.x.</w:t>
      </w:r>
    </w:p>
    <w:p w14:paraId="0A02410D" w14:textId="77777777" w:rsidR="00975BDA" w:rsidRPr="00975BDA" w:rsidRDefault="00975BDA" w:rsidP="00975BDA">
      <w:pPr>
        <w:pStyle w:val="Bibliography"/>
      </w:pPr>
      <w:r w:rsidRPr="00975BDA">
        <w:t xml:space="preserve">Pearce, Neil. 2000. “The Ecological Fallacy Strikes Back.” </w:t>
      </w:r>
      <w:r w:rsidRPr="00975BDA">
        <w:rPr>
          <w:i/>
          <w:iCs/>
        </w:rPr>
        <w:t>Journal of Epidemiology &amp; Community Health</w:t>
      </w:r>
      <w:r w:rsidRPr="00975BDA">
        <w:t xml:space="preserve"> 54(5):326–27. doi: 10.1136/jech.54.5.326.</w:t>
      </w:r>
    </w:p>
    <w:p w14:paraId="138656E8" w14:textId="77777777" w:rsidR="00975BDA" w:rsidRPr="00975BDA" w:rsidRDefault="00975BDA" w:rsidP="00975BDA">
      <w:pPr>
        <w:pStyle w:val="Bibliography"/>
      </w:pPr>
      <w:r w:rsidRPr="00975BDA">
        <w:t xml:space="preserve">R Core Team. 2020. </w:t>
      </w:r>
      <w:r w:rsidRPr="00975BDA">
        <w:rPr>
          <w:i/>
          <w:iCs/>
        </w:rPr>
        <w:t>R: A Language and Environment for Statistical Computing</w:t>
      </w:r>
      <w:r w:rsidRPr="00975BDA">
        <w:t>. Vienna, Austria: R Foundation for Statistical Computing.</w:t>
      </w:r>
    </w:p>
    <w:p w14:paraId="23C0CB30" w14:textId="77777777" w:rsidR="00975BDA" w:rsidRPr="00975BDA" w:rsidRDefault="00975BDA" w:rsidP="00975BDA">
      <w:pPr>
        <w:pStyle w:val="Bibliography"/>
      </w:pPr>
      <w:r w:rsidRPr="00975BDA">
        <w:t xml:space="preserve">Reich, Brian J., James S. Hodges, and Vesna Zadnik. 2006. “Effects of Residual Smoothing on the Posterior of the Fixed Effects in Disease-Mapping Models.” </w:t>
      </w:r>
      <w:r w:rsidRPr="00975BDA">
        <w:rPr>
          <w:i/>
          <w:iCs/>
        </w:rPr>
        <w:t>Biometrics</w:t>
      </w:r>
      <w:r w:rsidRPr="00975BDA">
        <w:t xml:space="preserve"> 62(4):1197–1206. doi: https://doi.org/10.1111/j.1541-0420.2006.00617.x.</w:t>
      </w:r>
    </w:p>
    <w:p w14:paraId="363FC02A" w14:textId="77777777" w:rsidR="00975BDA" w:rsidRPr="00975BDA" w:rsidRDefault="00975BDA" w:rsidP="00975BDA">
      <w:pPr>
        <w:pStyle w:val="Bibliography"/>
      </w:pPr>
      <w:r w:rsidRPr="00975BDA">
        <w:t xml:space="preserve">Roux, Ana V. Diez, and Christina Mair. 2010. “Neighborhoods and Health.” </w:t>
      </w:r>
      <w:r w:rsidRPr="00975BDA">
        <w:rPr>
          <w:i/>
          <w:iCs/>
        </w:rPr>
        <w:t>Annals of the New York Academy of Sciences</w:t>
      </w:r>
      <w:r w:rsidRPr="00975BDA">
        <w:t xml:space="preserve"> 1186(1):125–45. doi: https://doi.org/10.1111/j.1749-6632.2009.05333.x.</w:t>
      </w:r>
    </w:p>
    <w:p w14:paraId="46BBC8EC" w14:textId="77777777" w:rsidR="00975BDA" w:rsidRPr="00975BDA" w:rsidRDefault="00975BDA" w:rsidP="00975BDA">
      <w:pPr>
        <w:pStyle w:val="Bibliography"/>
      </w:pPr>
      <w:r w:rsidRPr="00975BDA">
        <w:t xml:space="preserve">Schmidt, Alexandra M., and Widemberg S. Nobre. 2018. “Conditional Autoregressive (CAR) Model.” Pp. 1–11 in </w:t>
      </w:r>
      <w:r w:rsidRPr="00975BDA">
        <w:rPr>
          <w:i/>
          <w:iCs/>
        </w:rPr>
        <w:t>Wiley StatsRef: Statistics Reference Online</w:t>
      </w:r>
      <w:r w:rsidRPr="00975BDA">
        <w:t>. American Cancer Society.</w:t>
      </w:r>
    </w:p>
    <w:p w14:paraId="2D17F262" w14:textId="77777777" w:rsidR="00975BDA" w:rsidRPr="00975BDA" w:rsidRDefault="00975BDA" w:rsidP="00975BDA">
      <w:pPr>
        <w:pStyle w:val="Bibliography"/>
      </w:pPr>
      <w:r w:rsidRPr="00975BDA">
        <w:t xml:space="preserve">Subramanian, S. V., Kelvyn Jones, Afamia Kaddour, and Nancy Krieger. 2009. “Revisiting Robinson: The Perils of Individualistic and Ecologic Fallacy.” </w:t>
      </w:r>
      <w:r w:rsidRPr="00975BDA">
        <w:rPr>
          <w:i/>
          <w:iCs/>
        </w:rPr>
        <w:t>International Journal of Epidemiology</w:t>
      </w:r>
      <w:r w:rsidRPr="00975BDA">
        <w:t xml:space="preserve"> 38(2):342–60. doi: 10.1093/ije/dyn359.</w:t>
      </w:r>
    </w:p>
    <w:p w14:paraId="0ABA5B9E" w14:textId="77777777" w:rsidR="00975BDA" w:rsidRPr="00975BDA" w:rsidRDefault="00975BDA" w:rsidP="00975BDA">
      <w:pPr>
        <w:pStyle w:val="Bibliography"/>
      </w:pPr>
      <w:r w:rsidRPr="00975BDA">
        <w:t xml:space="preserve">US Census Bureau. 2017. “Research to Improve Data on Race and Ethnicity.” </w:t>
      </w:r>
      <w:r w:rsidRPr="00975BDA">
        <w:rPr>
          <w:i/>
          <w:iCs/>
        </w:rPr>
        <w:t>The United States Census Bureau</w:t>
      </w:r>
      <w:r w:rsidRPr="00975BDA">
        <w:t>. Retrieved April 19, 2021 (https://www.census.gov/about/our-research/race-ethnicity.html).</w:t>
      </w:r>
    </w:p>
    <w:p w14:paraId="2A5970DA" w14:textId="77777777" w:rsidR="00975BDA" w:rsidRPr="00975BDA" w:rsidRDefault="00975BDA" w:rsidP="00975BDA">
      <w:pPr>
        <w:pStyle w:val="Bibliography"/>
      </w:pPr>
      <w:r w:rsidRPr="00975BDA">
        <w:t xml:space="preserve">US Census Bureau. 2019. “Glossary: Census Tract.” </w:t>
      </w:r>
      <w:r w:rsidRPr="00975BDA">
        <w:rPr>
          <w:i/>
          <w:iCs/>
        </w:rPr>
        <w:t>The United States Census Bureau</w:t>
      </w:r>
      <w:r w:rsidRPr="00975BDA">
        <w:t>. Retrieved April 19, 2021 (https://www.census.gov/programs-surveys/geography/about/glossary.html).</w:t>
      </w:r>
    </w:p>
    <w:p w14:paraId="444B145E" w14:textId="77777777" w:rsidR="00975BDA" w:rsidRPr="00975BDA" w:rsidRDefault="00975BDA" w:rsidP="00975BDA">
      <w:pPr>
        <w:pStyle w:val="Bibliography"/>
      </w:pPr>
      <w:r w:rsidRPr="00975BDA">
        <w:t xml:space="preserve">US Census Bureau. 2020. “About Race.” </w:t>
      </w:r>
      <w:r w:rsidRPr="00975BDA">
        <w:rPr>
          <w:i/>
          <w:iCs/>
        </w:rPr>
        <w:t>The United States Census Bureau</w:t>
      </w:r>
      <w:r w:rsidRPr="00975BDA">
        <w:t>. Retrieved April 19, 2021 (https://www.census.gov/topics/population/race/about.html).</w:t>
      </w:r>
    </w:p>
    <w:p w14:paraId="0F592455" w14:textId="77777777" w:rsidR="00975BDA" w:rsidRPr="00975BDA" w:rsidRDefault="00975BDA" w:rsidP="00975BDA">
      <w:pPr>
        <w:pStyle w:val="Bibliography"/>
      </w:pPr>
      <w:r w:rsidRPr="00975BDA">
        <w:t xml:space="preserve">Venables, William, and Brian Ripley. 2002. </w:t>
      </w:r>
      <w:r w:rsidRPr="00975BDA">
        <w:rPr>
          <w:i/>
          <w:iCs/>
        </w:rPr>
        <w:t>Modern Applied Statistics with S</w:t>
      </w:r>
      <w:r w:rsidRPr="00975BDA">
        <w:t>.</w:t>
      </w:r>
    </w:p>
    <w:p w14:paraId="69D37D9C" w14:textId="77777777" w:rsidR="00975BDA" w:rsidRPr="00975BDA" w:rsidRDefault="00975BDA" w:rsidP="00975BDA">
      <w:pPr>
        <w:pStyle w:val="Bibliography"/>
      </w:pPr>
      <w:r w:rsidRPr="00975BDA">
        <w:lastRenderedPageBreak/>
        <w:t xml:space="preserve">Walker, Kyle. 2020. </w:t>
      </w:r>
      <w:r w:rsidRPr="00975BDA">
        <w:rPr>
          <w:i/>
          <w:iCs/>
        </w:rPr>
        <w:t>Tidycensus: Load US Census Boundary and Attribute Data as “tidyverse” and ’Sf’-Ready Data Frames</w:t>
      </w:r>
      <w:r w:rsidRPr="00975BDA">
        <w:t>.</w:t>
      </w:r>
    </w:p>
    <w:p w14:paraId="7186B45E" w14:textId="77777777" w:rsidR="00975BDA" w:rsidRPr="00975BDA" w:rsidRDefault="00975BDA" w:rsidP="00975BDA">
      <w:pPr>
        <w:pStyle w:val="Bibliography"/>
      </w:pPr>
      <w:r w:rsidRPr="00975BDA">
        <w:t xml:space="preserve">Whitehead, Margaret. 1992. “The Concepts and Principles of Equity and Health.” </w:t>
      </w:r>
      <w:r w:rsidRPr="00975BDA">
        <w:rPr>
          <w:i/>
          <w:iCs/>
        </w:rPr>
        <w:t>International Journal of Health Services</w:t>
      </w:r>
      <w:r w:rsidRPr="00975BDA">
        <w:t xml:space="preserve"> 22(3):429–45. doi: 10.2190/986L-LHQ6-2VTE-YRRN.</w:t>
      </w:r>
    </w:p>
    <w:p w14:paraId="57C26D2A" w14:textId="77777777" w:rsidR="00975BDA" w:rsidRPr="00975BDA" w:rsidRDefault="00975BDA" w:rsidP="00975BDA">
      <w:pPr>
        <w:pStyle w:val="Bibliography"/>
      </w:pPr>
      <w:r w:rsidRPr="00975BDA">
        <w:t xml:space="preserve">Young, Mary L., John S. Preisser, Bahjat F. Qaqish, and Mark Wolfson. 2007. “Comparison of Subject-Specific and Population Averaged Models for Count Data from Cluster-Unit Intervention Trials.” </w:t>
      </w:r>
      <w:r w:rsidRPr="00975BDA">
        <w:rPr>
          <w:i/>
          <w:iCs/>
        </w:rPr>
        <w:t>Statistical Methods in Medical Research</w:t>
      </w:r>
      <w:r w:rsidRPr="00975BDA">
        <w:t xml:space="preserve"> 16(2):167–84. doi: 10.1177/0962280206071931.</w:t>
      </w:r>
    </w:p>
    <w:p w14:paraId="58E2B734" w14:textId="77777777" w:rsidR="00975BDA" w:rsidRPr="00975BDA" w:rsidRDefault="00975BDA" w:rsidP="00975BDA">
      <w:pPr>
        <w:pStyle w:val="Bibliography"/>
      </w:pPr>
      <w:r w:rsidRPr="00975BDA">
        <w:t xml:space="preserve">Zhang, H., Q. Yu, C. Feng, D. Gunzler, P. Wu, and X. M. Tu. 2012. “A New Look at the Difference between the GEE and the GLMM When Modeling Longitudinal Count Responses.” </w:t>
      </w:r>
      <w:r w:rsidRPr="00975BDA">
        <w:rPr>
          <w:i/>
          <w:iCs/>
        </w:rPr>
        <w:t>Journal of Applied Statistics</w:t>
      </w:r>
      <w:r w:rsidRPr="00975BDA">
        <w:t xml:space="preserve"> 39(9):2067–79. doi: 10.1080/02664763.2012.700452.</w:t>
      </w:r>
    </w:p>
    <w:p w14:paraId="6BE7E8ED" w14:textId="341E42C2" w:rsidR="003E4BC9" w:rsidRDefault="00B65A73" w:rsidP="00B83EB8">
      <w:pPr>
        <w:pStyle w:val="References"/>
        <w:ind w:left="0" w:firstLine="0"/>
        <w:rPr>
          <w:lang w:val="en-US"/>
        </w:rPr>
        <w:sectPr w:rsidR="003E4BC9" w:rsidSect="00165A21">
          <w:pgSz w:w="11901" w:h="16840" w:code="9"/>
          <w:pgMar w:top="1418" w:right="1701" w:bottom="1418" w:left="1701" w:header="709" w:footer="709" w:gutter="0"/>
          <w:cols w:space="708"/>
          <w:docGrid w:linePitch="360"/>
        </w:sectPr>
      </w:pPr>
      <w:r w:rsidRPr="00971415">
        <w:rPr>
          <w:lang w:val="en-US"/>
        </w:rPr>
        <w:fldChar w:fldCharType="end"/>
      </w:r>
      <w:r w:rsidR="005B3FBA" w:rsidRPr="00971415">
        <w:rPr>
          <w:lang w:val="en-US"/>
        </w:rPr>
        <w:br w:type="page"/>
      </w:r>
    </w:p>
    <w:p w14:paraId="794DBDF7" w14:textId="455BDC91" w:rsidR="001C63EB" w:rsidRPr="00F829E0" w:rsidRDefault="001C63EB" w:rsidP="003565D4">
      <w:pPr>
        <w:pStyle w:val="Tabletitle"/>
        <w:rPr>
          <w:highlight w:val="yellow"/>
          <w:lang w:val="en-US"/>
        </w:rPr>
      </w:pPr>
      <w:r w:rsidRPr="00F829E0">
        <w:rPr>
          <w:highlight w:val="yellow"/>
          <w:lang w:val="en-US"/>
        </w:rPr>
        <w:lastRenderedPageBreak/>
        <w:t>Table 1. Health inequities terminology</w:t>
      </w:r>
    </w:p>
    <w:tbl>
      <w:tblPr>
        <w:tblStyle w:val="TableGrid"/>
        <w:tblW w:w="0" w:type="auto"/>
        <w:tblLook w:val="04A0" w:firstRow="1" w:lastRow="0" w:firstColumn="1" w:lastColumn="0" w:noHBand="0" w:noVBand="1"/>
      </w:tblPr>
      <w:tblGrid>
        <w:gridCol w:w="3775"/>
        <w:gridCol w:w="9360"/>
      </w:tblGrid>
      <w:tr w:rsidR="00D11E5D" w:rsidRPr="00F829E0" w14:paraId="0AF89EB0" w14:textId="77777777" w:rsidTr="00D11E5D">
        <w:tc>
          <w:tcPr>
            <w:tcW w:w="3775" w:type="dxa"/>
          </w:tcPr>
          <w:p w14:paraId="1D35E654" w14:textId="778E70FF" w:rsidR="005844AB" w:rsidRPr="00F829E0" w:rsidRDefault="005844AB" w:rsidP="00D11E5D">
            <w:pPr>
              <w:spacing w:line="360" w:lineRule="auto"/>
              <w:rPr>
                <w:highlight w:val="yellow"/>
                <w:lang w:val="en-US"/>
              </w:rPr>
            </w:pPr>
            <w:r w:rsidRPr="00F829E0">
              <w:rPr>
                <w:highlight w:val="yellow"/>
                <w:lang w:val="en-US"/>
              </w:rPr>
              <w:t>Term</w:t>
            </w:r>
          </w:p>
        </w:tc>
        <w:tc>
          <w:tcPr>
            <w:tcW w:w="9360" w:type="dxa"/>
          </w:tcPr>
          <w:p w14:paraId="37D1E987" w14:textId="34B0E235" w:rsidR="005844AB" w:rsidRPr="00F829E0" w:rsidRDefault="005844AB" w:rsidP="00D11E5D">
            <w:pPr>
              <w:spacing w:line="360" w:lineRule="auto"/>
              <w:rPr>
                <w:highlight w:val="yellow"/>
                <w:lang w:val="en-US"/>
              </w:rPr>
            </w:pPr>
            <w:r w:rsidRPr="00F829E0">
              <w:rPr>
                <w:highlight w:val="yellow"/>
                <w:lang w:val="en-US"/>
              </w:rPr>
              <w:t>Definition</w:t>
            </w:r>
          </w:p>
        </w:tc>
      </w:tr>
      <w:tr w:rsidR="00D11E5D" w:rsidRPr="00F829E0" w14:paraId="7E51B38E" w14:textId="77777777" w:rsidTr="00D11E5D">
        <w:tc>
          <w:tcPr>
            <w:tcW w:w="3775" w:type="dxa"/>
          </w:tcPr>
          <w:p w14:paraId="7EEC73B7" w14:textId="44FFF54C" w:rsidR="005844AB" w:rsidRPr="00F829E0" w:rsidRDefault="00273AD1" w:rsidP="00D11E5D">
            <w:pPr>
              <w:spacing w:line="360" w:lineRule="auto"/>
              <w:rPr>
                <w:highlight w:val="yellow"/>
                <w:lang w:val="en-US"/>
              </w:rPr>
            </w:pPr>
            <w:r w:rsidRPr="00F829E0">
              <w:rPr>
                <w:highlight w:val="yellow"/>
                <w:lang w:val="en-US"/>
              </w:rPr>
              <w:t>Health inequity</w:t>
            </w:r>
          </w:p>
        </w:tc>
        <w:tc>
          <w:tcPr>
            <w:tcW w:w="9360" w:type="dxa"/>
          </w:tcPr>
          <w:p w14:paraId="50203302" w14:textId="01ED5941" w:rsidR="005844AB" w:rsidRPr="00F829E0" w:rsidRDefault="007D10D0" w:rsidP="00D11E5D">
            <w:pPr>
              <w:spacing w:line="360" w:lineRule="auto"/>
              <w:rPr>
                <w:highlight w:val="yellow"/>
                <w:lang w:val="en-US"/>
              </w:rPr>
            </w:pPr>
            <w:r w:rsidRPr="00F829E0">
              <w:rPr>
                <w:highlight w:val="yellow"/>
              </w:rPr>
              <w:t>Unjust, unnecessary, and in principle preventable differences in health status across social groups</w:t>
            </w:r>
            <w:commentRangeStart w:id="37"/>
            <w:r w:rsidR="00D11E5D" w:rsidRPr="00F829E0">
              <w:rPr>
                <w:highlight w:val="yellow"/>
              </w:rPr>
              <w:t>.</w:t>
            </w:r>
            <w:commentRangeEnd w:id="37"/>
            <w:r w:rsidR="00361ABF">
              <w:rPr>
                <w:rStyle w:val="CommentReference"/>
                <w:rFonts w:ascii="Georgia" w:eastAsia="Georgia" w:hAnsi="Georgia" w:cs="Georgia"/>
                <w:lang w:val="en-US" w:eastAsia="en-US"/>
              </w:rPr>
              <w:commentReference w:id="37"/>
            </w:r>
          </w:p>
        </w:tc>
      </w:tr>
      <w:tr w:rsidR="00D11E5D" w:rsidRPr="00F829E0" w14:paraId="7FC0B764" w14:textId="77777777" w:rsidTr="00D11E5D">
        <w:tc>
          <w:tcPr>
            <w:tcW w:w="3775" w:type="dxa"/>
          </w:tcPr>
          <w:p w14:paraId="1F625B01" w14:textId="32DAD81D" w:rsidR="005844AB" w:rsidRPr="00F829E0" w:rsidRDefault="007D10D0" w:rsidP="00361ABF">
            <w:pPr>
              <w:spacing w:line="360" w:lineRule="auto"/>
              <w:rPr>
                <w:highlight w:val="yellow"/>
                <w:lang w:val="en-US"/>
              </w:rPr>
            </w:pPr>
            <w:r w:rsidRPr="00F829E0">
              <w:rPr>
                <w:highlight w:val="yellow"/>
                <w:lang w:val="en-US"/>
              </w:rPr>
              <w:t>Privileged</w:t>
            </w:r>
            <w:r w:rsidR="00D11E5D" w:rsidRPr="00F829E0">
              <w:rPr>
                <w:highlight w:val="yellow"/>
                <w:lang w:val="en-US"/>
              </w:rPr>
              <w:t xml:space="preserve"> </w:t>
            </w:r>
            <w:ins w:id="38" w:author="Krieger, Nancy" w:date="2021-06-08T12:34:00Z">
              <w:r w:rsidR="00361ABF">
                <w:rPr>
                  <w:highlight w:val="yellow"/>
                  <w:lang w:val="en-US"/>
                </w:rPr>
                <w:t xml:space="preserve">vs. </w:t>
              </w:r>
            </w:ins>
            <w:del w:id="39" w:author="Krieger, Nancy" w:date="2021-06-08T12:34:00Z">
              <w:r w:rsidR="00D11E5D" w:rsidRPr="00F829E0" w:rsidDel="00361ABF">
                <w:rPr>
                  <w:highlight w:val="yellow"/>
                  <w:lang w:val="en-US"/>
                </w:rPr>
                <w:delText xml:space="preserve">and </w:delText>
              </w:r>
            </w:del>
            <w:r w:rsidR="00D11E5D" w:rsidRPr="00F829E0">
              <w:rPr>
                <w:highlight w:val="yellow"/>
                <w:lang w:val="en-US"/>
              </w:rPr>
              <w:t>marginalized</w:t>
            </w:r>
            <w:r w:rsidRPr="00F829E0">
              <w:rPr>
                <w:highlight w:val="yellow"/>
                <w:lang w:val="en-US"/>
              </w:rPr>
              <w:t xml:space="preserve"> group</w:t>
            </w:r>
            <w:r w:rsidR="00D11E5D" w:rsidRPr="00F829E0">
              <w:rPr>
                <w:highlight w:val="yellow"/>
                <w:lang w:val="en-US"/>
              </w:rPr>
              <w:t>s</w:t>
            </w:r>
          </w:p>
        </w:tc>
        <w:tc>
          <w:tcPr>
            <w:tcW w:w="9360" w:type="dxa"/>
          </w:tcPr>
          <w:p w14:paraId="1B49F821" w14:textId="01BDE9F2" w:rsidR="005844AB" w:rsidRPr="00F829E0" w:rsidRDefault="001A0C0E" w:rsidP="00361ABF">
            <w:pPr>
              <w:spacing w:line="360" w:lineRule="auto"/>
              <w:rPr>
                <w:highlight w:val="yellow"/>
                <w:lang w:val="en-US"/>
              </w:rPr>
            </w:pPr>
            <w:del w:id="40" w:author="Krieger, Nancy" w:date="2021-06-08T12:35:00Z">
              <w:r w:rsidRPr="00F829E0" w:rsidDel="00361ABF">
                <w:rPr>
                  <w:highlight w:val="yellow"/>
                  <w:lang w:val="en-US"/>
                </w:rPr>
                <w:delText>Abstract s</w:delText>
              </w:r>
            </w:del>
            <w:ins w:id="41" w:author="Krieger, Nancy" w:date="2021-06-08T12:35:00Z">
              <w:r w:rsidR="00361ABF">
                <w:rPr>
                  <w:highlight w:val="yellow"/>
                  <w:lang w:val="en-US"/>
                </w:rPr>
                <w:t>S</w:t>
              </w:r>
            </w:ins>
            <w:r w:rsidRPr="00F829E0">
              <w:rPr>
                <w:highlight w:val="yellow"/>
                <w:lang w:val="en-US"/>
              </w:rPr>
              <w:t xml:space="preserve">ocial group </w:t>
            </w:r>
            <w:r w:rsidR="00144FCC" w:rsidRPr="00F829E0">
              <w:rPr>
                <w:highlight w:val="yellow"/>
                <w:lang w:val="en-US"/>
              </w:rPr>
              <w:t>classifications</w:t>
            </w:r>
            <w:ins w:id="42" w:author="Krieger, Nancy" w:date="2021-06-08T12:35:00Z">
              <w:r w:rsidR="00361ABF">
                <w:rPr>
                  <w:highlight w:val="yellow"/>
                  <w:lang w:val="en-US"/>
                </w:rPr>
                <w:t xml:space="preserve"> for groups co-defined </w:t>
              </w:r>
            </w:ins>
            <w:ins w:id="43" w:author="Krieger, Nancy" w:date="2021-06-08T12:38:00Z">
              <w:r w:rsidR="00361ABF">
                <w:rPr>
                  <w:highlight w:val="yellow"/>
                  <w:lang w:val="en-US"/>
                </w:rPr>
                <w:t xml:space="preserve">by </w:t>
              </w:r>
            </w:ins>
            <w:ins w:id="44" w:author="Krieger, Nancy" w:date="2021-06-08T12:35:00Z">
              <w:r w:rsidR="00361ABF">
                <w:rPr>
                  <w:highlight w:val="yellow"/>
                  <w:lang w:val="en-US"/>
                </w:rPr>
                <w:t>unjust power relations</w:t>
              </w:r>
            </w:ins>
            <w:r w:rsidRPr="00F829E0">
              <w:rPr>
                <w:highlight w:val="yellow"/>
                <w:lang w:val="en-US"/>
              </w:rPr>
              <w:t xml:space="preserve">, </w:t>
            </w:r>
            <w:ins w:id="45" w:author="Krieger, Nancy" w:date="2021-06-08T12:35:00Z">
              <w:r w:rsidR="00361ABF">
                <w:rPr>
                  <w:highlight w:val="yellow"/>
                  <w:lang w:val="en-US"/>
                </w:rPr>
                <w:t xml:space="preserve">with these terms </w:t>
              </w:r>
            </w:ins>
            <w:r w:rsidRPr="00F829E0">
              <w:rPr>
                <w:highlight w:val="yellow"/>
                <w:lang w:val="en-US"/>
              </w:rPr>
              <w:t>emphasizing the relative power and agency (or denial thereof) of the groups</w:t>
            </w:r>
            <w:r w:rsidR="00FE4D56" w:rsidRPr="00F829E0">
              <w:rPr>
                <w:highlight w:val="yellow"/>
                <w:lang w:val="en-US"/>
              </w:rPr>
              <w:t xml:space="preserve"> arising</w:t>
            </w:r>
            <w:r w:rsidR="00144FCC" w:rsidRPr="00F829E0">
              <w:rPr>
                <w:highlight w:val="yellow"/>
                <w:lang w:val="en-US"/>
              </w:rPr>
              <w:t xml:space="preserve"> due to unfair social, economic, and political structures</w:t>
            </w:r>
            <w:commentRangeStart w:id="46"/>
            <w:r w:rsidR="00144FCC" w:rsidRPr="00F829E0">
              <w:rPr>
                <w:highlight w:val="yellow"/>
                <w:lang w:val="en-US"/>
              </w:rPr>
              <w:t>.</w:t>
            </w:r>
            <w:commentRangeEnd w:id="46"/>
            <w:r w:rsidR="00361ABF">
              <w:rPr>
                <w:rStyle w:val="CommentReference"/>
                <w:rFonts w:ascii="Georgia" w:eastAsia="Georgia" w:hAnsi="Georgia" w:cs="Georgia"/>
                <w:lang w:val="en-US" w:eastAsia="en-US"/>
              </w:rPr>
              <w:commentReference w:id="46"/>
            </w:r>
          </w:p>
        </w:tc>
      </w:tr>
      <w:tr w:rsidR="00D11E5D" w14:paraId="177943BA" w14:textId="77777777" w:rsidTr="00D11E5D">
        <w:tc>
          <w:tcPr>
            <w:tcW w:w="3775" w:type="dxa"/>
          </w:tcPr>
          <w:p w14:paraId="60AC22DA" w14:textId="1F33A5F7" w:rsidR="005844AB" w:rsidRPr="00F829E0" w:rsidRDefault="007D10D0" w:rsidP="00D11E5D">
            <w:pPr>
              <w:spacing w:line="360" w:lineRule="auto"/>
              <w:rPr>
                <w:highlight w:val="yellow"/>
                <w:lang w:val="en-US"/>
              </w:rPr>
            </w:pPr>
            <w:r w:rsidRPr="00F829E0">
              <w:rPr>
                <w:highlight w:val="yellow"/>
                <w:lang w:val="en-US"/>
              </w:rPr>
              <w:t>Racialized social group</w:t>
            </w:r>
          </w:p>
        </w:tc>
        <w:tc>
          <w:tcPr>
            <w:tcW w:w="9360" w:type="dxa"/>
          </w:tcPr>
          <w:p w14:paraId="46C1E4F4" w14:textId="5B22C19F" w:rsidR="005844AB" w:rsidRDefault="00361ABF" w:rsidP="00361ABF">
            <w:pPr>
              <w:spacing w:line="360" w:lineRule="auto"/>
              <w:rPr>
                <w:lang w:val="en-US"/>
              </w:rPr>
            </w:pPr>
            <w:ins w:id="47" w:author="Krieger, Nancy" w:date="2021-06-08T12:38:00Z">
              <w:r>
                <w:rPr>
                  <w:highlight w:val="yellow"/>
                  <w:lang w:val="en-US"/>
                </w:rPr>
                <w:t>Precise</w:t>
              </w:r>
            </w:ins>
            <w:ins w:id="48" w:author="Krieger, Nancy" w:date="2021-06-08T12:37:00Z">
              <w:r>
                <w:rPr>
                  <w:highlight w:val="yellow"/>
                  <w:lang w:val="en-US"/>
                </w:rPr>
                <w:t xml:space="preserve"> terminology that </w:t>
              </w:r>
            </w:ins>
            <w:ins w:id="49" w:author="Krieger, Nancy" w:date="2021-06-08T12:38:00Z">
              <w:r>
                <w:rPr>
                  <w:highlight w:val="yellow"/>
                  <w:lang w:val="en-US"/>
                </w:rPr>
                <w:t xml:space="preserve">clarifies the category of </w:t>
              </w:r>
            </w:ins>
            <w:ins w:id="50" w:author="Krieger, Nancy" w:date="2021-06-08T12:37:00Z">
              <w:r w:rsidRPr="00A047F5">
                <w:rPr>
                  <w:highlight w:val="yellow"/>
                  <w:lang w:val="en-US"/>
                </w:rPr>
                <w:t>“race” is socially (rather than biologically) defined</w:t>
              </w:r>
              <w:r>
                <w:rPr>
                  <w:highlight w:val="yellow"/>
                  <w:lang w:val="en-US"/>
                </w:rPr>
                <w:t xml:space="preserve"> and </w:t>
              </w:r>
            </w:ins>
            <w:ins w:id="51" w:author="Krieger, Nancy" w:date="2021-06-08T12:39:00Z">
              <w:r>
                <w:rPr>
                  <w:highlight w:val="yellow"/>
                  <w:lang w:val="en-US"/>
                </w:rPr>
                <w:t xml:space="preserve">is </w:t>
              </w:r>
            </w:ins>
            <w:ins w:id="52" w:author="Krieger, Nancy" w:date="2021-06-08T12:37:00Z">
              <w:r>
                <w:rPr>
                  <w:highlight w:val="yellow"/>
                  <w:lang w:val="en-US"/>
                </w:rPr>
                <w:t>not an innate individual “property” or trait</w:t>
              </w:r>
            </w:ins>
            <w:commentRangeStart w:id="53"/>
            <w:ins w:id="54" w:author="Krieger, Nancy" w:date="2021-06-08T12:38:00Z">
              <w:r>
                <w:rPr>
                  <w:highlight w:val="yellow"/>
                  <w:lang w:val="en-US"/>
                </w:rPr>
                <w:t>.</w:t>
              </w:r>
            </w:ins>
            <w:commentRangeEnd w:id="53"/>
            <w:ins w:id="55" w:author="Krieger, Nancy" w:date="2021-06-08T12:39:00Z">
              <w:r>
                <w:rPr>
                  <w:rStyle w:val="CommentReference"/>
                  <w:rFonts w:ascii="Georgia" w:eastAsia="Georgia" w:hAnsi="Georgia" w:cs="Georgia"/>
                  <w:lang w:val="en-US" w:eastAsia="en-US"/>
                </w:rPr>
                <w:commentReference w:id="53"/>
              </w:r>
            </w:ins>
            <w:ins w:id="56" w:author="Krieger, Nancy" w:date="2021-06-08T12:37:00Z">
              <w:r w:rsidRPr="00F829E0">
                <w:rPr>
                  <w:highlight w:val="yellow"/>
                  <w:lang w:val="en-US"/>
                </w:rPr>
                <w:t xml:space="preserve"> </w:t>
              </w:r>
            </w:ins>
            <w:del w:id="57" w:author="Krieger, Nancy" w:date="2021-06-08T12:38:00Z">
              <w:r w:rsidR="00312A8A" w:rsidRPr="00F829E0" w:rsidDel="00361ABF">
                <w:rPr>
                  <w:highlight w:val="yellow"/>
                  <w:lang w:val="en-US"/>
                </w:rPr>
                <w:delText xml:space="preserve">More precise terminology </w:delText>
              </w:r>
              <w:r w:rsidR="00FB34C8" w:rsidRPr="00F829E0" w:rsidDel="00361ABF">
                <w:rPr>
                  <w:highlight w:val="yellow"/>
                  <w:lang w:val="en-US"/>
                </w:rPr>
                <w:delText>formalizing the concept of race,</w:delText>
              </w:r>
              <w:r w:rsidR="00D11E5D" w:rsidRPr="00F829E0" w:rsidDel="00361ABF">
                <w:rPr>
                  <w:highlight w:val="yellow"/>
                  <w:lang w:val="en-US"/>
                </w:rPr>
                <w:delText xml:space="preserve"> emphasizing that it is socially (rather than biologically) defined and is ascribed rather than self-identified.</w:delText>
              </w:r>
            </w:del>
          </w:p>
        </w:tc>
      </w:tr>
    </w:tbl>
    <w:p w14:paraId="70298F59" w14:textId="77777777" w:rsidR="005844AB" w:rsidRPr="005844AB" w:rsidRDefault="005844AB" w:rsidP="005844AB">
      <w:pPr>
        <w:rPr>
          <w:lang w:val="en-US"/>
        </w:rPr>
      </w:pPr>
    </w:p>
    <w:p w14:paraId="2416FA52" w14:textId="77777777" w:rsidR="00813183" w:rsidRDefault="00813183" w:rsidP="003565D4">
      <w:pPr>
        <w:pStyle w:val="Tabletitle"/>
        <w:rPr>
          <w:lang w:val="en-US"/>
        </w:rPr>
      </w:pPr>
    </w:p>
    <w:p w14:paraId="15E10874" w14:textId="4106271A" w:rsidR="00E66188" w:rsidRDefault="004E56A8" w:rsidP="003565D4">
      <w:pPr>
        <w:pStyle w:val="Tabletitle"/>
        <w:rPr>
          <w:lang w:val="en-US"/>
        </w:rPr>
      </w:pPr>
      <w:r w:rsidRPr="00971415">
        <w:rPr>
          <w:lang w:val="en-US"/>
        </w:rPr>
        <w:t xml:space="preserve">Table </w:t>
      </w:r>
      <w:r w:rsidR="001C63EB">
        <w:rPr>
          <w:lang w:val="en-US"/>
        </w:rPr>
        <w:t>2</w:t>
      </w:r>
      <w:r w:rsidRPr="00971415">
        <w:rPr>
          <w:lang w:val="en-US"/>
        </w:rPr>
        <w:t xml:space="preserve">. </w:t>
      </w:r>
      <w:r w:rsidR="006533A3">
        <w:rPr>
          <w:lang w:val="en-US"/>
        </w:rPr>
        <w:t>F</w:t>
      </w:r>
      <w:r w:rsidR="00CA47AE" w:rsidRPr="00CA47AE">
        <w:rPr>
          <w:lang w:val="en-US"/>
        </w:rPr>
        <w:t xml:space="preserve">ixed </w:t>
      </w:r>
      <w:r w:rsidR="006533A3">
        <w:rPr>
          <w:lang w:val="en-US"/>
        </w:rPr>
        <w:t>e</w:t>
      </w:r>
      <w:r w:rsidR="00CA47AE">
        <w:rPr>
          <w:lang w:val="en-US"/>
        </w:rPr>
        <w:t>ff</w:t>
      </w:r>
      <w:r w:rsidR="00CA47AE" w:rsidRPr="00CA47AE">
        <w:rPr>
          <w:lang w:val="en-US"/>
        </w:rPr>
        <w:t xml:space="preserve">ect </w:t>
      </w:r>
      <w:r w:rsidR="006533A3">
        <w:rPr>
          <w:lang w:val="en-US"/>
        </w:rPr>
        <w:t>e</w:t>
      </w:r>
      <w:r w:rsidR="00CA47AE" w:rsidRPr="00CA47AE">
        <w:rPr>
          <w:lang w:val="en-US"/>
        </w:rPr>
        <w:t>stimates (95% CI)</w:t>
      </w:r>
      <w:r w:rsidR="006533A3">
        <w:rPr>
          <w:lang w:val="en-US"/>
        </w:rPr>
        <w:t xml:space="preserve"> from </w:t>
      </w:r>
      <w:r w:rsidR="006533A3" w:rsidRPr="00CA47AE">
        <w:rPr>
          <w:lang w:val="en-US"/>
        </w:rPr>
        <w:t xml:space="preserve">MA </w:t>
      </w:r>
      <w:r w:rsidR="006533A3">
        <w:rPr>
          <w:lang w:val="en-US"/>
        </w:rPr>
        <w:t>p</w:t>
      </w:r>
      <w:r w:rsidR="006533A3" w:rsidRPr="00CA47AE">
        <w:rPr>
          <w:lang w:val="en-US"/>
        </w:rPr>
        <w:t xml:space="preserve">remature </w:t>
      </w:r>
      <w:r w:rsidR="006533A3">
        <w:rPr>
          <w:lang w:val="en-US"/>
        </w:rPr>
        <w:t>m</w:t>
      </w:r>
      <w:r w:rsidR="006533A3" w:rsidRPr="00CA47AE">
        <w:rPr>
          <w:lang w:val="en-US"/>
        </w:rPr>
        <w:t>ortality</w:t>
      </w:r>
      <w:r w:rsidR="006533A3">
        <w:rPr>
          <w:lang w:val="en-US"/>
        </w:rPr>
        <w:t xml:space="preserve"> models, years 2008-2012.</w:t>
      </w:r>
    </w:p>
    <w:tbl>
      <w:tblPr>
        <w:tblStyle w:val="Table"/>
        <w:tblW w:w="0" w:type="auto"/>
        <w:tblLook w:val="07E0" w:firstRow="1" w:lastRow="1" w:firstColumn="1" w:lastColumn="1" w:noHBand="1" w:noVBand="1"/>
      </w:tblPr>
      <w:tblGrid>
        <w:gridCol w:w="1756"/>
        <w:gridCol w:w="2610"/>
        <w:gridCol w:w="1756"/>
        <w:gridCol w:w="1756"/>
        <w:gridCol w:w="1756"/>
        <w:gridCol w:w="1756"/>
        <w:gridCol w:w="1756"/>
      </w:tblGrid>
      <w:tr w:rsidR="0031166F" w:rsidRPr="003E4BC9" w14:paraId="690D3E2F" w14:textId="5D191C0C" w:rsidTr="0031166F">
        <w:tc>
          <w:tcPr>
            <w:tcW w:w="0" w:type="auto"/>
            <w:tcBorders>
              <w:top w:val="single" w:sz="4" w:space="0" w:color="auto"/>
              <w:bottom w:val="single" w:sz="2" w:space="0" w:color="auto"/>
            </w:tcBorders>
          </w:tcPr>
          <w:p w14:paraId="42936014" w14:textId="77777777" w:rsidR="0031166F" w:rsidRPr="003E4BC9" w:rsidRDefault="0031166F" w:rsidP="00611D27">
            <w:pPr>
              <w:pStyle w:val="Compact"/>
              <w:rPr>
                <w:rFonts w:ascii="Times New Roman" w:hAnsi="Times New Roman" w:cs="Times New Roman"/>
              </w:rPr>
            </w:pPr>
          </w:p>
        </w:tc>
        <w:tc>
          <w:tcPr>
            <w:tcW w:w="0" w:type="auto"/>
            <w:tcBorders>
              <w:top w:val="single" w:sz="4" w:space="0" w:color="auto"/>
              <w:bottom w:val="single" w:sz="2" w:space="0" w:color="auto"/>
            </w:tcBorders>
            <w:vAlign w:val="bottom"/>
          </w:tcPr>
          <w:p w14:paraId="0C911811" w14:textId="7B7E97D2" w:rsidR="0031166F" w:rsidRPr="003E4BC9" w:rsidRDefault="0031166F" w:rsidP="00611D27">
            <w:pPr>
              <w:pStyle w:val="Compact"/>
              <w:rPr>
                <w:rFonts w:ascii="Times New Roman" w:hAnsi="Times New Roman" w:cs="Times New Roman"/>
              </w:rPr>
            </w:pPr>
          </w:p>
        </w:tc>
        <w:tc>
          <w:tcPr>
            <w:tcW w:w="0" w:type="auto"/>
            <w:tcBorders>
              <w:top w:val="single" w:sz="4" w:space="0" w:color="auto"/>
              <w:bottom w:val="single" w:sz="2" w:space="0" w:color="auto"/>
            </w:tcBorders>
            <w:vAlign w:val="center"/>
          </w:tcPr>
          <w:p w14:paraId="355507E9" w14:textId="77777777" w:rsidR="0031166F" w:rsidRPr="003E4BC9" w:rsidRDefault="0031166F" w:rsidP="00E51291">
            <w:pPr>
              <w:pStyle w:val="Compact"/>
              <w:jc w:val="center"/>
              <w:rPr>
                <w:rFonts w:ascii="Times New Roman" w:hAnsi="Times New Roman" w:cs="Times New Roman"/>
              </w:rPr>
            </w:pPr>
            <w:r w:rsidRPr="003E4BC9">
              <w:rPr>
                <w:rFonts w:ascii="Times New Roman" w:hAnsi="Times New Roman" w:cs="Times New Roman"/>
              </w:rPr>
              <w:t>P-GLM</w:t>
            </w:r>
          </w:p>
        </w:tc>
        <w:tc>
          <w:tcPr>
            <w:tcW w:w="0" w:type="auto"/>
            <w:tcBorders>
              <w:top w:val="single" w:sz="4" w:space="0" w:color="auto"/>
              <w:bottom w:val="single" w:sz="2" w:space="0" w:color="auto"/>
            </w:tcBorders>
            <w:vAlign w:val="center"/>
          </w:tcPr>
          <w:p w14:paraId="1A1D5747" w14:textId="77777777" w:rsidR="0031166F" w:rsidRPr="003E4BC9" w:rsidRDefault="0031166F" w:rsidP="00E51291">
            <w:pPr>
              <w:pStyle w:val="Compact"/>
              <w:jc w:val="center"/>
              <w:rPr>
                <w:rFonts w:ascii="Times New Roman" w:hAnsi="Times New Roman" w:cs="Times New Roman"/>
              </w:rPr>
            </w:pPr>
            <w:r w:rsidRPr="003E4BC9">
              <w:rPr>
                <w:rFonts w:ascii="Times New Roman" w:hAnsi="Times New Roman" w:cs="Times New Roman"/>
              </w:rPr>
              <w:t>P-GLMM</w:t>
            </w:r>
          </w:p>
        </w:tc>
        <w:tc>
          <w:tcPr>
            <w:tcW w:w="0" w:type="auto"/>
            <w:tcBorders>
              <w:top w:val="single" w:sz="4" w:space="0" w:color="auto"/>
              <w:bottom w:val="single" w:sz="2" w:space="0" w:color="auto"/>
            </w:tcBorders>
            <w:vAlign w:val="center"/>
          </w:tcPr>
          <w:p w14:paraId="72AA0C44" w14:textId="77777777" w:rsidR="0031166F" w:rsidRPr="003E4BC9" w:rsidRDefault="0031166F" w:rsidP="00E51291">
            <w:pPr>
              <w:pStyle w:val="Compact"/>
              <w:jc w:val="center"/>
              <w:rPr>
                <w:rFonts w:ascii="Times New Roman" w:hAnsi="Times New Roman" w:cs="Times New Roman"/>
              </w:rPr>
            </w:pPr>
            <w:r w:rsidRPr="003E4BC9">
              <w:rPr>
                <w:rFonts w:ascii="Times New Roman" w:hAnsi="Times New Roman" w:cs="Times New Roman"/>
              </w:rPr>
              <w:t>NB-GLM</w:t>
            </w:r>
          </w:p>
        </w:tc>
        <w:tc>
          <w:tcPr>
            <w:tcW w:w="0" w:type="auto"/>
            <w:tcBorders>
              <w:top w:val="single" w:sz="4" w:space="0" w:color="auto"/>
              <w:bottom w:val="single" w:sz="2" w:space="0" w:color="auto"/>
            </w:tcBorders>
            <w:vAlign w:val="center"/>
          </w:tcPr>
          <w:p w14:paraId="00A585DE" w14:textId="77777777" w:rsidR="0031166F" w:rsidRPr="003E4BC9" w:rsidRDefault="0031166F" w:rsidP="00E51291">
            <w:pPr>
              <w:pStyle w:val="Compact"/>
              <w:jc w:val="center"/>
              <w:rPr>
                <w:rFonts w:ascii="Times New Roman" w:hAnsi="Times New Roman" w:cs="Times New Roman"/>
              </w:rPr>
            </w:pPr>
            <w:r w:rsidRPr="003E4BC9">
              <w:rPr>
                <w:rFonts w:ascii="Times New Roman" w:hAnsi="Times New Roman" w:cs="Times New Roman"/>
              </w:rPr>
              <w:t>NB-GLMM</w:t>
            </w:r>
          </w:p>
        </w:tc>
        <w:tc>
          <w:tcPr>
            <w:tcW w:w="0" w:type="auto"/>
            <w:tcBorders>
              <w:top w:val="single" w:sz="4" w:space="0" w:color="auto"/>
              <w:bottom w:val="single" w:sz="2" w:space="0" w:color="auto"/>
            </w:tcBorders>
          </w:tcPr>
          <w:p w14:paraId="2755DA84" w14:textId="4228B816" w:rsidR="0031166F" w:rsidRPr="003E4BC9" w:rsidRDefault="0031166F" w:rsidP="00E51291">
            <w:pPr>
              <w:pStyle w:val="Compact"/>
              <w:jc w:val="center"/>
              <w:rPr>
                <w:rFonts w:ascii="Times New Roman" w:hAnsi="Times New Roman" w:cs="Times New Roman"/>
              </w:rPr>
            </w:pPr>
            <w:r w:rsidRPr="003E4BC9">
              <w:rPr>
                <w:rFonts w:ascii="Times New Roman" w:hAnsi="Times New Roman" w:cs="Times New Roman"/>
              </w:rPr>
              <w:t>GEE</w:t>
            </w:r>
          </w:p>
        </w:tc>
      </w:tr>
      <w:tr w:rsidR="003E4BC9" w:rsidRPr="003E4BC9" w14:paraId="69BAB72A" w14:textId="23ACD1D9" w:rsidTr="0031166F">
        <w:tc>
          <w:tcPr>
            <w:tcW w:w="0" w:type="auto"/>
            <w:vMerge w:val="restart"/>
            <w:tcBorders>
              <w:top w:val="single" w:sz="2" w:space="0" w:color="auto"/>
            </w:tcBorders>
            <w:vAlign w:val="center"/>
          </w:tcPr>
          <w:p w14:paraId="7F5F7E4D" w14:textId="7BB13268" w:rsidR="003E4BC9" w:rsidRPr="003E4BC9" w:rsidRDefault="003E4BC9" w:rsidP="003E4BC9">
            <w:pPr>
              <w:pStyle w:val="Compact"/>
              <w:jc w:val="center"/>
              <w:rPr>
                <w:rFonts w:ascii="Times New Roman" w:hAnsi="Times New Roman" w:cs="Times New Roman"/>
              </w:rPr>
            </w:pPr>
            <w:r w:rsidRPr="003E4BC9">
              <w:rPr>
                <w:rFonts w:ascii="Times New Roman" w:hAnsi="Times New Roman" w:cs="Times New Roman"/>
              </w:rPr>
              <w:t>Standard Model</w:t>
            </w:r>
          </w:p>
        </w:tc>
        <w:tc>
          <w:tcPr>
            <w:tcW w:w="0" w:type="auto"/>
            <w:tcBorders>
              <w:top w:val="single" w:sz="2" w:space="0" w:color="auto"/>
            </w:tcBorders>
            <w:vAlign w:val="center"/>
          </w:tcPr>
          <w:p w14:paraId="3C17752E" w14:textId="2AD9C4CC" w:rsidR="003E4BC9" w:rsidRPr="003E4BC9" w:rsidRDefault="003E4BC9" w:rsidP="003E4BC9">
            <w:pPr>
              <w:pStyle w:val="Compact"/>
              <w:jc w:val="center"/>
              <w:rPr>
                <w:rFonts w:ascii="Times New Roman" w:hAnsi="Times New Roman" w:cs="Times New Roman"/>
              </w:rPr>
            </w:pPr>
            <w:r w:rsidRPr="003E4BC9">
              <w:rPr>
                <w:rFonts w:ascii="Times New Roman" w:hAnsi="Times New Roman" w:cs="Times New Roman"/>
              </w:rPr>
              <w:t>Intercept</w:t>
            </w:r>
          </w:p>
        </w:tc>
        <w:tc>
          <w:tcPr>
            <w:tcW w:w="0" w:type="auto"/>
            <w:tcBorders>
              <w:top w:val="single" w:sz="2" w:space="0" w:color="auto"/>
            </w:tcBorders>
            <w:vAlign w:val="center"/>
          </w:tcPr>
          <w:p w14:paraId="6AF73E6C" w14:textId="77777777" w:rsidR="003E4BC9" w:rsidRPr="003E4BC9" w:rsidRDefault="003E4BC9" w:rsidP="003E4BC9">
            <w:pPr>
              <w:pStyle w:val="Compact"/>
              <w:jc w:val="center"/>
              <w:rPr>
                <w:rFonts w:ascii="Times New Roman" w:hAnsi="Times New Roman" w:cs="Times New Roman"/>
              </w:rPr>
            </w:pPr>
            <w:r w:rsidRPr="003E4BC9">
              <w:rPr>
                <w:rFonts w:ascii="Times New Roman" w:hAnsi="Times New Roman" w:cs="Times New Roman"/>
              </w:rPr>
              <w:t>1.02 (1.01,1.03)</w:t>
            </w:r>
          </w:p>
        </w:tc>
        <w:tc>
          <w:tcPr>
            <w:tcW w:w="0" w:type="auto"/>
            <w:tcBorders>
              <w:top w:val="single" w:sz="2" w:space="0" w:color="auto"/>
            </w:tcBorders>
            <w:vAlign w:val="center"/>
          </w:tcPr>
          <w:p w14:paraId="2A22B7D6" w14:textId="32F6DE7A" w:rsidR="003E4BC9" w:rsidRPr="003E4BC9" w:rsidRDefault="003E4BC9" w:rsidP="003E4BC9">
            <w:pPr>
              <w:pStyle w:val="Compact"/>
              <w:jc w:val="center"/>
              <w:rPr>
                <w:rFonts w:ascii="Times New Roman" w:hAnsi="Times New Roman" w:cs="Times New Roman"/>
              </w:rPr>
            </w:pPr>
            <w:r w:rsidRPr="003E4BC9">
              <w:rPr>
                <w:rFonts w:ascii="Times New Roman" w:hAnsi="Times New Roman" w:cs="Times New Roman"/>
              </w:rPr>
              <w:t>1.03 (1.00,1.06)</w:t>
            </w:r>
          </w:p>
        </w:tc>
        <w:tc>
          <w:tcPr>
            <w:tcW w:w="0" w:type="auto"/>
            <w:tcBorders>
              <w:top w:val="single" w:sz="2" w:space="0" w:color="auto"/>
            </w:tcBorders>
            <w:vAlign w:val="center"/>
          </w:tcPr>
          <w:p w14:paraId="10F3574D" w14:textId="77777777" w:rsidR="003E4BC9" w:rsidRPr="003E4BC9" w:rsidRDefault="003E4BC9" w:rsidP="003E4BC9">
            <w:pPr>
              <w:pStyle w:val="Compact"/>
              <w:jc w:val="center"/>
              <w:rPr>
                <w:rFonts w:ascii="Times New Roman" w:hAnsi="Times New Roman" w:cs="Times New Roman"/>
              </w:rPr>
            </w:pPr>
            <w:r w:rsidRPr="003E4BC9">
              <w:rPr>
                <w:rFonts w:ascii="Times New Roman" w:hAnsi="Times New Roman" w:cs="Times New Roman"/>
              </w:rPr>
              <w:t>1.15 (1.12,1.18)</w:t>
            </w:r>
          </w:p>
        </w:tc>
        <w:tc>
          <w:tcPr>
            <w:tcW w:w="0" w:type="auto"/>
            <w:tcBorders>
              <w:top w:val="single" w:sz="2" w:space="0" w:color="auto"/>
            </w:tcBorders>
            <w:vAlign w:val="center"/>
          </w:tcPr>
          <w:p w14:paraId="6268CE2E" w14:textId="77777777" w:rsidR="003E4BC9" w:rsidRPr="003E4BC9" w:rsidRDefault="003E4BC9" w:rsidP="003E4BC9">
            <w:pPr>
              <w:pStyle w:val="Compact"/>
              <w:jc w:val="center"/>
              <w:rPr>
                <w:rFonts w:ascii="Times New Roman" w:hAnsi="Times New Roman" w:cs="Times New Roman"/>
              </w:rPr>
            </w:pPr>
            <w:r w:rsidRPr="003E4BC9">
              <w:rPr>
                <w:rFonts w:ascii="Times New Roman" w:hAnsi="Times New Roman" w:cs="Times New Roman"/>
              </w:rPr>
              <w:t>1.03 (1.01,1.06)</w:t>
            </w:r>
          </w:p>
        </w:tc>
        <w:tc>
          <w:tcPr>
            <w:tcW w:w="0" w:type="auto"/>
            <w:tcBorders>
              <w:top w:val="single" w:sz="2" w:space="0" w:color="auto"/>
            </w:tcBorders>
          </w:tcPr>
          <w:p w14:paraId="37FB27C8" w14:textId="14C88E09" w:rsidR="003E4BC9" w:rsidRPr="003E4BC9" w:rsidRDefault="003E4BC9" w:rsidP="003E4BC9">
            <w:pPr>
              <w:pStyle w:val="Compact"/>
              <w:jc w:val="center"/>
              <w:rPr>
                <w:rFonts w:ascii="Times New Roman" w:hAnsi="Times New Roman" w:cs="Times New Roman"/>
              </w:rPr>
            </w:pPr>
            <w:r w:rsidRPr="003E4BC9">
              <w:rPr>
                <w:rFonts w:ascii="Times New Roman" w:hAnsi="Times New Roman" w:cs="Times New Roman"/>
              </w:rPr>
              <w:t>1.02 (0.99,1.04)</w:t>
            </w:r>
          </w:p>
        </w:tc>
      </w:tr>
      <w:tr w:rsidR="003E4BC9" w:rsidRPr="003E4BC9" w14:paraId="4071E160" w14:textId="3931F51B" w:rsidTr="0031166F">
        <w:tc>
          <w:tcPr>
            <w:tcW w:w="0" w:type="auto"/>
            <w:vMerge/>
            <w:tcBorders>
              <w:bottom w:val="single" w:sz="4" w:space="0" w:color="auto"/>
            </w:tcBorders>
          </w:tcPr>
          <w:p w14:paraId="1CCCD0D6" w14:textId="77777777" w:rsidR="003E4BC9" w:rsidRPr="003E4BC9" w:rsidRDefault="003E4BC9" w:rsidP="003E4BC9">
            <w:pPr>
              <w:pStyle w:val="Compact"/>
              <w:rPr>
                <w:rFonts w:ascii="Times New Roman" w:hAnsi="Times New Roman" w:cs="Times New Roman"/>
              </w:rPr>
            </w:pPr>
          </w:p>
        </w:tc>
        <w:tc>
          <w:tcPr>
            <w:tcW w:w="0" w:type="auto"/>
            <w:tcBorders>
              <w:bottom w:val="single" w:sz="4" w:space="0" w:color="auto"/>
            </w:tcBorders>
            <w:vAlign w:val="center"/>
          </w:tcPr>
          <w:p w14:paraId="3B11BB26" w14:textId="53393B67" w:rsidR="003E4BC9" w:rsidRPr="003E4BC9" w:rsidRDefault="003E4BC9" w:rsidP="003E4BC9">
            <w:pPr>
              <w:pStyle w:val="Compact"/>
              <w:jc w:val="center"/>
              <w:rPr>
                <w:rFonts w:ascii="Times New Roman" w:hAnsi="Times New Roman" w:cs="Times New Roman"/>
              </w:rPr>
            </w:pPr>
            <w:r w:rsidRPr="003E4BC9">
              <w:rPr>
                <w:rFonts w:ascii="Times New Roman" w:hAnsi="Times New Roman" w:cs="Times New Roman"/>
              </w:rPr>
              <w:t>Black RR</w:t>
            </w:r>
          </w:p>
        </w:tc>
        <w:tc>
          <w:tcPr>
            <w:tcW w:w="0" w:type="auto"/>
            <w:tcBorders>
              <w:bottom w:val="single" w:sz="4" w:space="0" w:color="auto"/>
            </w:tcBorders>
            <w:vAlign w:val="center"/>
          </w:tcPr>
          <w:p w14:paraId="32456212" w14:textId="77777777" w:rsidR="003E4BC9" w:rsidRPr="003E4BC9" w:rsidRDefault="003E4BC9" w:rsidP="003E4BC9">
            <w:pPr>
              <w:pStyle w:val="Compact"/>
              <w:jc w:val="center"/>
              <w:rPr>
                <w:rFonts w:ascii="Times New Roman" w:hAnsi="Times New Roman" w:cs="Times New Roman"/>
              </w:rPr>
            </w:pPr>
            <w:r w:rsidRPr="003E4BC9">
              <w:rPr>
                <w:rFonts w:ascii="Times New Roman" w:hAnsi="Times New Roman" w:cs="Times New Roman"/>
              </w:rPr>
              <w:t>1.37 (1.33,1.42)</w:t>
            </w:r>
          </w:p>
        </w:tc>
        <w:tc>
          <w:tcPr>
            <w:tcW w:w="0" w:type="auto"/>
            <w:tcBorders>
              <w:bottom w:val="single" w:sz="4" w:space="0" w:color="auto"/>
            </w:tcBorders>
            <w:vAlign w:val="center"/>
          </w:tcPr>
          <w:p w14:paraId="2AD00809" w14:textId="77777777" w:rsidR="003E4BC9" w:rsidRPr="003E4BC9" w:rsidRDefault="003E4BC9" w:rsidP="003E4BC9">
            <w:pPr>
              <w:pStyle w:val="Compact"/>
              <w:jc w:val="center"/>
              <w:rPr>
                <w:rFonts w:ascii="Times New Roman" w:hAnsi="Times New Roman" w:cs="Times New Roman"/>
              </w:rPr>
            </w:pPr>
            <w:r w:rsidRPr="003E4BC9">
              <w:rPr>
                <w:rFonts w:ascii="Times New Roman" w:hAnsi="Times New Roman" w:cs="Times New Roman"/>
              </w:rPr>
              <w:t>0.92 (0.88,0.95)</w:t>
            </w:r>
          </w:p>
        </w:tc>
        <w:tc>
          <w:tcPr>
            <w:tcW w:w="0" w:type="auto"/>
            <w:tcBorders>
              <w:bottom w:val="single" w:sz="4" w:space="0" w:color="auto"/>
            </w:tcBorders>
            <w:vAlign w:val="center"/>
          </w:tcPr>
          <w:p w14:paraId="09D0FD4A" w14:textId="77777777" w:rsidR="003E4BC9" w:rsidRPr="003E4BC9" w:rsidRDefault="003E4BC9" w:rsidP="003E4BC9">
            <w:pPr>
              <w:pStyle w:val="Compact"/>
              <w:jc w:val="center"/>
              <w:rPr>
                <w:rFonts w:ascii="Times New Roman" w:hAnsi="Times New Roman" w:cs="Times New Roman"/>
              </w:rPr>
            </w:pPr>
            <w:r w:rsidRPr="003E4BC9">
              <w:rPr>
                <w:rFonts w:ascii="Times New Roman" w:hAnsi="Times New Roman" w:cs="Times New Roman"/>
              </w:rPr>
              <w:t>1.13 (1.07,1.19)</w:t>
            </w:r>
          </w:p>
        </w:tc>
        <w:tc>
          <w:tcPr>
            <w:tcW w:w="0" w:type="auto"/>
            <w:tcBorders>
              <w:bottom w:val="single" w:sz="4" w:space="0" w:color="auto"/>
            </w:tcBorders>
            <w:vAlign w:val="center"/>
          </w:tcPr>
          <w:p w14:paraId="3191C651" w14:textId="77777777" w:rsidR="003E4BC9" w:rsidRPr="003E4BC9" w:rsidRDefault="003E4BC9" w:rsidP="003E4BC9">
            <w:pPr>
              <w:pStyle w:val="Compact"/>
              <w:jc w:val="center"/>
              <w:rPr>
                <w:rFonts w:ascii="Times New Roman" w:hAnsi="Times New Roman" w:cs="Times New Roman"/>
              </w:rPr>
            </w:pPr>
            <w:r w:rsidRPr="003E4BC9">
              <w:rPr>
                <w:rFonts w:ascii="Times New Roman" w:hAnsi="Times New Roman" w:cs="Times New Roman"/>
              </w:rPr>
              <w:t>0.93 (0.89,0.96)</w:t>
            </w:r>
          </w:p>
        </w:tc>
        <w:tc>
          <w:tcPr>
            <w:tcW w:w="0" w:type="auto"/>
            <w:tcBorders>
              <w:bottom w:val="single" w:sz="4" w:space="0" w:color="auto"/>
            </w:tcBorders>
          </w:tcPr>
          <w:p w14:paraId="4C94D14B" w14:textId="6CFD9F47" w:rsidR="003E4BC9" w:rsidRPr="003E4BC9" w:rsidRDefault="003E4BC9" w:rsidP="003E4BC9">
            <w:pPr>
              <w:pStyle w:val="Compact"/>
              <w:jc w:val="center"/>
              <w:rPr>
                <w:rFonts w:ascii="Times New Roman" w:hAnsi="Times New Roman" w:cs="Times New Roman"/>
              </w:rPr>
            </w:pPr>
            <w:r w:rsidRPr="003E4BC9">
              <w:rPr>
                <w:rFonts w:ascii="Times New Roman" w:hAnsi="Times New Roman" w:cs="Times New Roman"/>
              </w:rPr>
              <w:t>1.26 (1.19,1.33)</w:t>
            </w:r>
          </w:p>
        </w:tc>
      </w:tr>
      <w:tr w:rsidR="003E4BC9" w:rsidRPr="003E4BC9" w14:paraId="62BCACC3" w14:textId="042E04D7" w:rsidTr="0031166F">
        <w:tc>
          <w:tcPr>
            <w:tcW w:w="0" w:type="auto"/>
            <w:vMerge w:val="restart"/>
            <w:tcBorders>
              <w:top w:val="single" w:sz="4" w:space="0" w:color="auto"/>
            </w:tcBorders>
            <w:vAlign w:val="center"/>
          </w:tcPr>
          <w:p w14:paraId="24CD564C" w14:textId="02500CF5" w:rsidR="003E4BC9" w:rsidRPr="003E4BC9" w:rsidRDefault="003E4BC9" w:rsidP="003E4BC9">
            <w:pPr>
              <w:pStyle w:val="Compact"/>
              <w:jc w:val="center"/>
              <w:rPr>
                <w:rFonts w:ascii="Times New Roman" w:hAnsi="Times New Roman" w:cs="Times New Roman"/>
              </w:rPr>
            </w:pPr>
            <w:r w:rsidRPr="003E4BC9">
              <w:rPr>
                <w:rFonts w:ascii="Times New Roman" w:hAnsi="Times New Roman" w:cs="Times New Roman"/>
              </w:rPr>
              <w:t>INE Model</w:t>
            </w:r>
          </w:p>
        </w:tc>
        <w:tc>
          <w:tcPr>
            <w:tcW w:w="0" w:type="auto"/>
            <w:tcBorders>
              <w:top w:val="single" w:sz="4" w:space="0" w:color="auto"/>
            </w:tcBorders>
            <w:vAlign w:val="center"/>
          </w:tcPr>
          <w:p w14:paraId="43832823" w14:textId="7874682C" w:rsidR="003E4BC9" w:rsidRPr="003E4BC9" w:rsidRDefault="003E4BC9" w:rsidP="003E4BC9">
            <w:pPr>
              <w:pStyle w:val="Compact"/>
              <w:jc w:val="center"/>
              <w:rPr>
                <w:rFonts w:ascii="Times New Roman" w:hAnsi="Times New Roman" w:cs="Times New Roman"/>
              </w:rPr>
            </w:pPr>
            <w:r w:rsidRPr="003E4BC9">
              <w:rPr>
                <w:rFonts w:ascii="Times New Roman" w:hAnsi="Times New Roman" w:cs="Times New Roman"/>
              </w:rPr>
              <w:t>Intercept</w:t>
            </w:r>
          </w:p>
        </w:tc>
        <w:tc>
          <w:tcPr>
            <w:tcW w:w="0" w:type="auto"/>
            <w:tcBorders>
              <w:top w:val="single" w:sz="4" w:space="0" w:color="auto"/>
            </w:tcBorders>
            <w:vAlign w:val="center"/>
          </w:tcPr>
          <w:p w14:paraId="19A7970A" w14:textId="14F6B22B" w:rsidR="003E4BC9" w:rsidRPr="003E4BC9" w:rsidRDefault="003E4BC9" w:rsidP="003E4BC9">
            <w:pPr>
              <w:pStyle w:val="Compact"/>
              <w:jc w:val="center"/>
              <w:rPr>
                <w:rFonts w:ascii="Times New Roman" w:hAnsi="Times New Roman" w:cs="Times New Roman"/>
              </w:rPr>
            </w:pPr>
            <w:r w:rsidRPr="003E4BC9">
              <w:rPr>
                <w:rFonts w:ascii="Times New Roman" w:hAnsi="Times New Roman" w:cs="Times New Roman"/>
              </w:rPr>
              <w:t>1.06 (1.05,1.07)</w:t>
            </w:r>
          </w:p>
        </w:tc>
        <w:tc>
          <w:tcPr>
            <w:tcW w:w="0" w:type="auto"/>
            <w:tcBorders>
              <w:top w:val="single" w:sz="4" w:space="0" w:color="auto"/>
            </w:tcBorders>
            <w:vAlign w:val="center"/>
          </w:tcPr>
          <w:p w14:paraId="4D5A29AF" w14:textId="571DD05F" w:rsidR="003E4BC9" w:rsidRPr="003E4BC9" w:rsidRDefault="003E4BC9" w:rsidP="003E4BC9">
            <w:pPr>
              <w:pStyle w:val="Compact"/>
              <w:jc w:val="center"/>
              <w:rPr>
                <w:rFonts w:ascii="Times New Roman" w:hAnsi="Times New Roman" w:cs="Times New Roman"/>
              </w:rPr>
            </w:pPr>
            <w:r w:rsidRPr="003E4BC9">
              <w:rPr>
                <w:rFonts w:ascii="Times New Roman" w:hAnsi="Times New Roman" w:cs="Times New Roman"/>
              </w:rPr>
              <w:t>1.04 (1.02,1.07)</w:t>
            </w:r>
          </w:p>
        </w:tc>
        <w:tc>
          <w:tcPr>
            <w:tcW w:w="0" w:type="auto"/>
            <w:tcBorders>
              <w:top w:val="single" w:sz="4" w:space="0" w:color="auto"/>
            </w:tcBorders>
            <w:vAlign w:val="center"/>
          </w:tcPr>
          <w:p w14:paraId="16FDEA41" w14:textId="2DCFA18F" w:rsidR="003E4BC9" w:rsidRPr="003E4BC9" w:rsidRDefault="003E4BC9" w:rsidP="003E4BC9">
            <w:pPr>
              <w:pStyle w:val="Compact"/>
              <w:jc w:val="center"/>
              <w:rPr>
                <w:rFonts w:ascii="Times New Roman" w:hAnsi="Times New Roman" w:cs="Times New Roman"/>
              </w:rPr>
            </w:pPr>
            <w:r w:rsidRPr="003E4BC9">
              <w:rPr>
                <w:rFonts w:ascii="Times New Roman" w:hAnsi="Times New Roman" w:cs="Times New Roman"/>
              </w:rPr>
              <w:t>1.15 (1.12,1.18)</w:t>
            </w:r>
          </w:p>
        </w:tc>
        <w:tc>
          <w:tcPr>
            <w:tcW w:w="0" w:type="auto"/>
            <w:tcBorders>
              <w:top w:val="single" w:sz="4" w:space="0" w:color="auto"/>
            </w:tcBorders>
            <w:vAlign w:val="center"/>
          </w:tcPr>
          <w:p w14:paraId="261084A0" w14:textId="1175A4A6" w:rsidR="003E4BC9" w:rsidRPr="003E4BC9" w:rsidRDefault="003E4BC9" w:rsidP="003E4BC9">
            <w:pPr>
              <w:pStyle w:val="Compact"/>
              <w:jc w:val="center"/>
              <w:rPr>
                <w:rFonts w:ascii="Times New Roman" w:hAnsi="Times New Roman" w:cs="Times New Roman"/>
              </w:rPr>
            </w:pPr>
            <w:r w:rsidRPr="003E4BC9">
              <w:rPr>
                <w:rFonts w:ascii="Times New Roman" w:hAnsi="Times New Roman" w:cs="Times New Roman"/>
              </w:rPr>
              <w:t>1.04 (1.02,1.07)</w:t>
            </w:r>
          </w:p>
        </w:tc>
        <w:tc>
          <w:tcPr>
            <w:tcW w:w="0" w:type="auto"/>
            <w:tcBorders>
              <w:top w:val="single" w:sz="4" w:space="0" w:color="auto"/>
            </w:tcBorders>
          </w:tcPr>
          <w:p w14:paraId="747C505E" w14:textId="0492B814" w:rsidR="003E4BC9" w:rsidRPr="003E4BC9" w:rsidRDefault="003E4BC9" w:rsidP="003E4BC9">
            <w:pPr>
              <w:pStyle w:val="Compact"/>
              <w:jc w:val="center"/>
              <w:rPr>
                <w:rFonts w:ascii="Times New Roman" w:hAnsi="Times New Roman" w:cs="Times New Roman"/>
              </w:rPr>
            </w:pPr>
            <w:r w:rsidRPr="003E4BC9">
              <w:rPr>
                <w:rFonts w:ascii="Times New Roman" w:hAnsi="Times New Roman" w:cs="Times New Roman"/>
              </w:rPr>
              <w:t>1.06 (1.03,1.08)</w:t>
            </w:r>
          </w:p>
        </w:tc>
      </w:tr>
      <w:tr w:rsidR="003E4BC9" w:rsidRPr="003E4BC9" w14:paraId="2FF61FB2" w14:textId="6024230D" w:rsidTr="0031166F">
        <w:tc>
          <w:tcPr>
            <w:tcW w:w="0" w:type="auto"/>
            <w:vMerge/>
          </w:tcPr>
          <w:p w14:paraId="329CC8DE" w14:textId="77777777" w:rsidR="003E4BC9" w:rsidRPr="003E4BC9" w:rsidRDefault="003E4BC9" w:rsidP="003E4BC9">
            <w:pPr>
              <w:pStyle w:val="Compact"/>
              <w:rPr>
                <w:rFonts w:ascii="Times New Roman" w:hAnsi="Times New Roman" w:cs="Times New Roman"/>
              </w:rPr>
            </w:pPr>
          </w:p>
        </w:tc>
        <w:tc>
          <w:tcPr>
            <w:tcW w:w="0" w:type="auto"/>
            <w:vAlign w:val="center"/>
          </w:tcPr>
          <w:p w14:paraId="6A402785" w14:textId="55A8B928" w:rsidR="003E4BC9" w:rsidRPr="003E4BC9" w:rsidRDefault="003E4BC9" w:rsidP="003E4BC9">
            <w:pPr>
              <w:pStyle w:val="Compact"/>
              <w:jc w:val="center"/>
              <w:rPr>
                <w:rFonts w:ascii="Times New Roman" w:hAnsi="Times New Roman" w:cs="Times New Roman"/>
              </w:rPr>
            </w:pPr>
            <w:r w:rsidRPr="003E4BC9">
              <w:rPr>
                <w:rFonts w:ascii="Times New Roman" w:hAnsi="Times New Roman" w:cs="Times New Roman"/>
              </w:rPr>
              <w:t>Individual Black RR</w:t>
            </w:r>
          </w:p>
        </w:tc>
        <w:tc>
          <w:tcPr>
            <w:tcW w:w="0" w:type="auto"/>
            <w:vAlign w:val="center"/>
          </w:tcPr>
          <w:p w14:paraId="3A38FCF9" w14:textId="764BBE61" w:rsidR="003E4BC9" w:rsidRPr="003E4BC9" w:rsidRDefault="003E4BC9" w:rsidP="003E4BC9">
            <w:pPr>
              <w:pStyle w:val="Compact"/>
              <w:jc w:val="center"/>
              <w:rPr>
                <w:rFonts w:ascii="Times New Roman" w:hAnsi="Times New Roman" w:cs="Times New Roman"/>
              </w:rPr>
            </w:pPr>
            <w:r w:rsidRPr="003E4BC9">
              <w:rPr>
                <w:rFonts w:ascii="Times New Roman" w:hAnsi="Times New Roman" w:cs="Times New Roman"/>
              </w:rPr>
              <w:t>0.89 (0.85,0.92)</w:t>
            </w:r>
          </w:p>
        </w:tc>
        <w:tc>
          <w:tcPr>
            <w:tcW w:w="0" w:type="auto"/>
            <w:vAlign w:val="center"/>
          </w:tcPr>
          <w:p w14:paraId="374DA643" w14:textId="52D37C8F" w:rsidR="003E4BC9" w:rsidRPr="003E4BC9" w:rsidRDefault="003E4BC9" w:rsidP="003E4BC9">
            <w:pPr>
              <w:pStyle w:val="Compact"/>
              <w:jc w:val="center"/>
              <w:rPr>
                <w:rFonts w:ascii="Times New Roman" w:hAnsi="Times New Roman" w:cs="Times New Roman"/>
              </w:rPr>
            </w:pPr>
            <w:r w:rsidRPr="003E4BC9">
              <w:rPr>
                <w:rFonts w:ascii="Times New Roman" w:hAnsi="Times New Roman" w:cs="Times New Roman"/>
              </w:rPr>
              <w:t>0.85 (0.82,0.88)</w:t>
            </w:r>
          </w:p>
        </w:tc>
        <w:tc>
          <w:tcPr>
            <w:tcW w:w="0" w:type="auto"/>
            <w:vAlign w:val="center"/>
          </w:tcPr>
          <w:p w14:paraId="38F02EF5" w14:textId="165E5464" w:rsidR="003E4BC9" w:rsidRPr="003E4BC9" w:rsidRDefault="003E4BC9" w:rsidP="003E4BC9">
            <w:pPr>
              <w:pStyle w:val="Compact"/>
              <w:jc w:val="center"/>
              <w:rPr>
                <w:rFonts w:ascii="Times New Roman" w:hAnsi="Times New Roman" w:cs="Times New Roman"/>
              </w:rPr>
            </w:pPr>
            <w:r w:rsidRPr="003E4BC9">
              <w:rPr>
                <w:rFonts w:ascii="Times New Roman" w:hAnsi="Times New Roman" w:cs="Times New Roman"/>
              </w:rPr>
              <w:t>0.98 (0.93,1.04)</w:t>
            </w:r>
          </w:p>
        </w:tc>
        <w:tc>
          <w:tcPr>
            <w:tcW w:w="0" w:type="auto"/>
            <w:vAlign w:val="center"/>
          </w:tcPr>
          <w:p w14:paraId="714645F1" w14:textId="3BD83D05" w:rsidR="003E4BC9" w:rsidRPr="003E4BC9" w:rsidRDefault="003E4BC9" w:rsidP="003E4BC9">
            <w:pPr>
              <w:pStyle w:val="Compact"/>
              <w:jc w:val="center"/>
              <w:rPr>
                <w:rFonts w:ascii="Times New Roman" w:hAnsi="Times New Roman" w:cs="Times New Roman"/>
              </w:rPr>
            </w:pPr>
            <w:r w:rsidRPr="003E4BC9">
              <w:rPr>
                <w:rFonts w:ascii="Times New Roman" w:hAnsi="Times New Roman" w:cs="Times New Roman"/>
              </w:rPr>
              <w:t>0.86 (0.82,0.89)</w:t>
            </w:r>
          </w:p>
        </w:tc>
        <w:tc>
          <w:tcPr>
            <w:tcW w:w="0" w:type="auto"/>
          </w:tcPr>
          <w:p w14:paraId="6561A221" w14:textId="0BAC7E28" w:rsidR="003E4BC9" w:rsidRPr="003E4BC9" w:rsidRDefault="003E4BC9" w:rsidP="003E4BC9">
            <w:pPr>
              <w:pStyle w:val="Compact"/>
              <w:jc w:val="center"/>
              <w:rPr>
                <w:rFonts w:ascii="Times New Roman" w:hAnsi="Times New Roman" w:cs="Times New Roman"/>
              </w:rPr>
            </w:pPr>
            <w:r w:rsidRPr="003E4BC9">
              <w:rPr>
                <w:rFonts w:ascii="Times New Roman" w:hAnsi="Times New Roman" w:cs="Times New Roman"/>
              </w:rPr>
              <w:t>0.82 (0.76,0.87)</w:t>
            </w:r>
          </w:p>
        </w:tc>
      </w:tr>
      <w:tr w:rsidR="003E4BC9" w:rsidRPr="003E4BC9" w14:paraId="65A3B464" w14:textId="6D95C838" w:rsidTr="0031166F">
        <w:tc>
          <w:tcPr>
            <w:tcW w:w="0" w:type="auto"/>
            <w:vMerge/>
            <w:tcBorders>
              <w:bottom w:val="single" w:sz="4" w:space="0" w:color="auto"/>
            </w:tcBorders>
          </w:tcPr>
          <w:p w14:paraId="04162920" w14:textId="77777777" w:rsidR="003E4BC9" w:rsidRPr="003E4BC9" w:rsidRDefault="003E4BC9" w:rsidP="003E4BC9">
            <w:pPr>
              <w:pStyle w:val="Compact"/>
              <w:rPr>
                <w:rFonts w:ascii="Times New Roman" w:hAnsi="Times New Roman" w:cs="Times New Roman"/>
              </w:rPr>
            </w:pPr>
          </w:p>
        </w:tc>
        <w:tc>
          <w:tcPr>
            <w:tcW w:w="0" w:type="auto"/>
            <w:tcBorders>
              <w:bottom w:val="single" w:sz="4" w:space="0" w:color="auto"/>
            </w:tcBorders>
            <w:vAlign w:val="center"/>
          </w:tcPr>
          <w:p w14:paraId="64A10FEF" w14:textId="44D40C19" w:rsidR="003E4BC9" w:rsidRPr="003E4BC9" w:rsidRDefault="003E4BC9" w:rsidP="003E4BC9">
            <w:pPr>
              <w:pStyle w:val="Compact"/>
              <w:jc w:val="center"/>
              <w:rPr>
                <w:rFonts w:ascii="Times New Roman" w:hAnsi="Times New Roman" w:cs="Times New Roman"/>
              </w:rPr>
            </w:pPr>
            <w:r w:rsidRPr="003E4BC9">
              <w:rPr>
                <w:rFonts w:ascii="Times New Roman" w:hAnsi="Times New Roman" w:cs="Times New Roman"/>
              </w:rPr>
              <w:t>CT Proportion Black RR</w:t>
            </w:r>
          </w:p>
        </w:tc>
        <w:tc>
          <w:tcPr>
            <w:tcW w:w="0" w:type="auto"/>
            <w:tcBorders>
              <w:bottom w:val="single" w:sz="4" w:space="0" w:color="auto"/>
            </w:tcBorders>
            <w:vAlign w:val="center"/>
          </w:tcPr>
          <w:p w14:paraId="11ED2CE0" w14:textId="540DB58C" w:rsidR="003E4BC9" w:rsidRPr="003E4BC9" w:rsidRDefault="003E4BC9" w:rsidP="003E4BC9">
            <w:pPr>
              <w:pStyle w:val="Compact"/>
              <w:jc w:val="center"/>
              <w:rPr>
                <w:rFonts w:ascii="Times New Roman" w:hAnsi="Times New Roman" w:cs="Times New Roman"/>
              </w:rPr>
            </w:pPr>
            <w:r w:rsidRPr="003E4BC9">
              <w:rPr>
                <w:rFonts w:ascii="Times New Roman" w:hAnsi="Times New Roman" w:cs="Times New Roman"/>
              </w:rPr>
              <w:t>1.20 (1.19,1.22)</w:t>
            </w:r>
          </w:p>
        </w:tc>
        <w:tc>
          <w:tcPr>
            <w:tcW w:w="0" w:type="auto"/>
            <w:tcBorders>
              <w:bottom w:val="single" w:sz="4" w:space="0" w:color="auto"/>
            </w:tcBorders>
            <w:vAlign w:val="center"/>
          </w:tcPr>
          <w:p w14:paraId="52DF5A2D" w14:textId="5A53B790" w:rsidR="003E4BC9" w:rsidRPr="003E4BC9" w:rsidRDefault="003E4BC9" w:rsidP="003E4BC9">
            <w:pPr>
              <w:pStyle w:val="Compact"/>
              <w:jc w:val="center"/>
              <w:rPr>
                <w:rFonts w:ascii="Times New Roman" w:hAnsi="Times New Roman" w:cs="Times New Roman"/>
              </w:rPr>
            </w:pPr>
            <w:r w:rsidRPr="003E4BC9">
              <w:rPr>
                <w:rFonts w:ascii="Times New Roman" w:hAnsi="Times New Roman" w:cs="Times New Roman"/>
              </w:rPr>
              <w:t>1.26 (1.23,1.29)</w:t>
            </w:r>
          </w:p>
        </w:tc>
        <w:tc>
          <w:tcPr>
            <w:tcW w:w="0" w:type="auto"/>
            <w:tcBorders>
              <w:bottom w:val="single" w:sz="4" w:space="0" w:color="auto"/>
            </w:tcBorders>
            <w:vAlign w:val="center"/>
          </w:tcPr>
          <w:p w14:paraId="5D935127" w14:textId="58B5F643" w:rsidR="003E4BC9" w:rsidRPr="003E4BC9" w:rsidRDefault="003E4BC9" w:rsidP="003E4BC9">
            <w:pPr>
              <w:pStyle w:val="Compact"/>
              <w:jc w:val="center"/>
              <w:rPr>
                <w:rFonts w:ascii="Times New Roman" w:hAnsi="Times New Roman" w:cs="Times New Roman"/>
              </w:rPr>
            </w:pPr>
            <w:r w:rsidRPr="003E4BC9">
              <w:rPr>
                <w:rFonts w:ascii="Times New Roman" w:hAnsi="Times New Roman" w:cs="Times New Roman"/>
              </w:rPr>
              <w:t>1.22 (1.2,1.25)</w:t>
            </w:r>
          </w:p>
        </w:tc>
        <w:tc>
          <w:tcPr>
            <w:tcW w:w="0" w:type="auto"/>
            <w:tcBorders>
              <w:bottom w:val="single" w:sz="4" w:space="0" w:color="auto"/>
            </w:tcBorders>
            <w:vAlign w:val="center"/>
          </w:tcPr>
          <w:p w14:paraId="779D3914" w14:textId="57B55835" w:rsidR="003E4BC9" w:rsidRPr="003E4BC9" w:rsidRDefault="003E4BC9" w:rsidP="003E4BC9">
            <w:pPr>
              <w:pStyle w:val="Compact"/>
              <w:jc w:val="center"/>
              <w:rPr>
                <w:rFonts w:ascii="Times New Roman" w:hAnsi="Times New Roman" w:cs="Times New Roman"/>
              </w:rPr>
            </w:pPr>
            <w:r w:rsidRPr="003E4BC9">
              <w:rPr>
                <w:rFonts w:ascii="Times New Roman" w:hAnsi="Times New Roman" w:cs="Times New Roman"/>
              </w:rPr>
              <w:t>1.25 (1.22,1.29)</w:t>
            </w:r>
          </w:p>
        </w:tc>
        <w:tc>
          <w:tcPr>
            <w:tcW w:w="0" w:type="auto"/>
            <w:tcBorders>
              <w:bottom w:val="single" w:sz="4" w:space="0" w:color="auto"/>
            </w:tcBorders>
          </w:tcPr>
          <w:p w14:paraId="262EEC54" w14:textId="7370826B" w:rsidR="003E4BC9" w:rsidRPr="003E4BC9" w:rsidRDefault="003E4BC9" w:rsidP="003E4BC9">
            <w:pPr>
              <w:pStyle w:val="Compact"/>
              <w:jc w:val="center"/>
              <w:rPr>
                <w:rFonts w:ascii="Times New Roman" w:hAnsi="Times New Roman" w:cs="Times New Roman"/>
              </w:rPr>
            </w:pPr>
            <w:r w:rsidRPr="003E4BC9">
              <w:rPr>
                <w:rFonts w:ascii="Times New Roman" w:hAnsi="Times New Roman" w:cs="Times New Roman"/>
              </w:rPr>
              <w:t>1.22 (1.19,1.25)</w:t>
            </w:r>
          </w:p>
        </w:tc>
      </w:tr>
    </w:tbl>
    <w:p w14:paraId="3FC891E0" w14:textId="77777777" w:rsidR="00611D27" w:rsidRPr="00611D27" w:rsidRDefault="00611D27" w:rsidP="00611D27">
      <w:pPr>
        <w:rPr>
          <w:lang w:val="en-US"/>
        </w:rPr>
      </w:pPr>
    </w:p>
    <w:p w14:paraId="6AEDD4B5" w14:textId="77777777" w:rsidR="00813183" w:rsidRDefault="00813183" w:rsidP="0080308E">
      <w:pPr>
        <w:pStyle w:val="Figurecaption"/>
        <w:rPr>
          <w:lang w:val="en-US"/>
        </w:rPr>
      </w:pPr>
    </w:p>
    <w:p w14:paraId="4A7A4C6B" w14:textId="339EB761" w:rsidR="00CA47AE" w:rsidRDefault="00CA47AE" w:rsidP="0080308E">
      <w:pPr>
        <w:pStyle w:val="Figurecaption"/>
        <w:rPr>
          <w:lang w:val="en-US"/>
        </w:rPr>
      </w:pPr>
      <w:r>
        <w:rPr>
          <w:lang w:val="en-US"/>
        </w:rPr>
        <w:t xml:space="preserve">Table </w:t>
      </w:r>
      <w:r w:rsidR="001C63EB">
        <w:rPr>
          <w:lang w:val="en-US"/>
        </w:rPr>
        <w:t>3</w:t>
      </w:r>
      <w:r>
        <w:rPr>
          <w:lang w:val="en-US"/>
        </w:rPr>
        <w:t xml:space="preserve">. </w:t>
      </w:r>
      <w:r w:rsidR="006533A3">
        <w:rPr>
          <w:lang w:val="en-US"/>
        </w:rPr>
        <w:t>F</w:t>
      </w:r>
      <w:r w:rsidRPr="00CA47AE">
        <w:rPr>
          <w:lang w:val="en-US"/>
        </w:rPr>
        <w:t xml:space="preserve">ixed </w:t>
      </w:r>
      <w:r w:rsidR="006533A3">
        <w:rPr>
          <w:lang w:val="en-US"/>
        </w:rPr>
        <w:t>e</w:t>
      </w:r>
      <w:r>
        <w:rPr>
          <w:lang w:val="en-US"/>
        </w:rPr>
        <w:t>ff</w:t>
      </w:r>
      <w:r w:rsidRPr="00CA47AE">
        <w:rPr>
          <w:lang w:val="en-US"/>
        </w:rPr>
        <w:t xml:space="preserve">ect </w:t>
      </w:r>
      <w:r w:rsidR="006533A3">
        <w:rPr>
          <w:lang w:val="en-US"/>
        </w:rPr>
        <w:t>e</w:t>
      </w:r>
      <w:r w:rsidRPr="00CA47AE">
        <w:rPr>
          <w:lang w:val="en-US"/>
        </w:rPr>
        <w:t>stimates (95% CI)</w:t>
      </w:r>
      <w:r w:rsidR="006533A3">
        <w:rPr>
          <w:lang w:val="en-US"/>
        </w:rPr>
        <w:t xml:space="preserve"> from Boston p</w:t>
      </w:r>
      <w:r w:rsidR="006533A3" w:rsidRPr="00CA47AE">
        <w:rPr>
          <w:lang w:val="en-US"/>
        </w:rPr>
        <w:t xml:space="preserve">remature </w:t>
      </w:r>
      <w:r w:rsidR="006533A3">
        <w:rPr>
          <w:lang w:val="en-US"/>
        </w:rPr>
        <w:t>m</w:t>
      </w:r>
      <w:r w:rsidR="006533A3" w:rsidRPr="00CA47AE">
        <w:rPr>
          <w:lang w:val="en-US"/>
        </w:rPr>
        <w:t>ortality</w:t>
      </w:r>
      <w:r w:rsidR="006533A3">
        <w:rPr>
          <w:lang w:val="en-US"/>
        </w:rPr>
        <w:t xml:space="preserve"> models, years 2008-2012.</w:t>
      </w:r>
    </w:p>
    <w:tbl>
      <w:tblPr>
        <w:tblStyle w:val="Table"/>
        <w:tblW w:w="0" w:type="auto"/>
        <w:tblLook w:val="07E0" w:firstRow="1" w:lastRow="1" w:firstColumn="1" w:lastColumn="1" w:noHBand="1" w:noVBand="1"/>
      </w:tblPr>
      <w:tblGrid>
        <w:gridCol w:w="1756"/>
        <w:gridCol w:w="2610"/>
        <w:gridCol w:w="1756"/>
        <w:gridCol w:w="1756"/>
        <w:gridCol w:w="1756"/>
        <w:gridCol w:w="1756"/>
        <w:gridCol w:w="1756"/>
      </w:tblGrid>
      <w:tr w:rsidR="003E4BC9" w:rsidRPr="003E4BC9" w14:paraId="05AFFE57" w14:textId="0A63214B" w:rsidTr="0021200C">
        <w:tc>
          <w:tcPr>
            <w:tcW w:w="0" w:type="auto"/>
            <w:tcBorders>
              <w:top w:val="single" w:sz="4" w:space="0" w:color="auto"/>
              <w:bottom w:val="single" w:sz="2" w:space="0" w:color="auto"/>
            </w:tcBorders>
          </w:tcPr>
          <w:p w14:paraId="5564942F" w14:textId="77777777" w:rsidR="003E4BC9" w:rsidRPr="003E4BC9" w:rsidRDefault="003E4BC9" w:rsidP="0021200C">
            <w:pPr>
              <w:pStyle w:val="Compact"/>
              <w:rPr>
                <w:rFonts w:ascii="Times New Roman" w:hAnsi="Times New Roman" w:cs="Times New Roman"/>
              </w:rPr>
            </w:pPr>
          </w:p>
        </w:tc>
        <w:tc>
          <w:tcPr>
            <w:tcW w:w="0" w:type="auto"/>
            <w:tcBorders>
              <w:top w:val="single" w:sz="4" w:space="0" w:color="auto"/>
              <w:bottom w:val="single" w:sz="2" w:space="0" w:color="auto"/>
            </w:tcBorders>
            <w:vAlign w:val="bottom"/>
          </w:tcPr>
          <w:p w14:paraId="0E95BAAD" w14:textId="77777777" w:rsidR="003E4BC9" w:rsidRPr="003E4BC9" w:rsidRDefault="003E4BC9" w:rsidP="0021200C">
            <w:pPr>
              <w:pStyle w:val="Compact"/>
              <w:rPr>
                <w:rFonts w:ascii="Times New Roman" w:hAnsi="Times New Roman" w:cs="Times New Roman"/>
              </w:rPr>
            </w:pPr>
          </w:p>
        </w:tc>
        <w:tc>
          <w:tcPr>
            <w:tcW w:w="0" w:type="auto"/>
            <w:tcBorders>
              <w:top w:val="single" w:sz="4" w:space="0" w:color="auto"/>
              <w:bottom w:val="single" w:sz="2" w:space="0" w:color="auto"/>
            </w:tcBorders>
            <w:vAlign w:val="center"/>
          </w:tcPr>
          <w:p w14:paraId="21272C08" w14:textId="77777777" w:rsidR="003E4BC9" w:rsidRPr="003E4BC9" w:rsidRDefault="003E4BC9" w:rsidP="0021200C">
            <w:pPr>
              <w:pStyle w:val="Compact"/>
              <w:jc w:val="center"/>
              <w:rPr>
                <w:rFonts w:ascii="Times New Roman" w:hAnsi="Times New Roman" w:cs="Times New Roman"/>
              </w:rPr>
            </w:pPr>
            <w:r w:rsidRPr="003E4BC9">
              <w:rPr>
                <w:rFonts w:ascii="Times New Roman" w:hAnsi="Times New Roman" w:cs="Times New Roman"/>
              </w:rPr>
              <w:t>P-GLM</w:t>
            </w:r>
          </w:p>
        </w:tc>
        <w:tc>
          <w:tcPr>
            <w:tcW w:w="0" w:type="auto"/>
            <w:tcBorders>
              <w:top w:val="single" w:sz="4" w:space="0" w:color="auto"/>
              <w:bottom w:val="single" w:sz="2" w:space="0" w:color="auto"/>
            </w:tcBorders>
            <w:vAlign w:val="center"/>
          </w:tcPr>
          <w:p w14:paraId="76D0F6AF" w14:textId="77777777" w:rsidR="003E4BC9" w:rsidRPr="003E4BC9" w:rsidRDefault="003E4BC9" w:rsidP="0021200C">
            <w:pPr>
              <w:pStyle w:val="Compact"/>
              <w:jc w:val="center"/>
              <w:rPr>
                <w:rFonts w:ascii="Times New Roman" w:hAnsi="Times New Roman" w:cs="Times New Roman"/>
              </w:rPr>
            </w:pPr>
            <w:r w:rsidRPr="003E4BC9">
              <w:rPr>
                <w:rFonts w:ascii="Times New Roman" w:hAnsi="Times New Roman" w:cs="Times New Roman"/>
              </w:rPr>
              <w:t>P-GLMM</w:t>
            </w:r>
          </w:p>
        </w:tc>
        <w:tc>
          <w:tcPr>
            <w:tcW w:w="0" w:type="auto"/>
            <w:tcBorders>
              <w:top w:val="single" w:sz="4" w:space="0" w:color="auto"/>
              <w:bottom w:val="single" w:sz="2" w:space="0" w:color="auto"/>
            </w:tcBorders>
            <w:vAlign w:val="center"/>
          </w:tcPr>
          <w:p w14:paraId="4994983A" w14:textId="77777777" w:rsidR="003E4BC9" w:rsidRPr="003E4BC9" w:rsidRDefault="003E4BC9" w:rsidP="0021200C">
            <w:pPr>
              <w:pStyle w:val="Compact"/>
              <w:jc w:val="center"/>
              <w:rPr>
                <w:rFonts w:ascii="Times New Roman" w:hAnsi="Times New Roman" w:cs="Times New Roman"/>
              </w:rPr>
            </w:pPr>
            <w:r w:rsidRPr="003E4BC9">
              <w:rPr>
                <w:rFonts w:ascii="Times New Roman" w:hAnsi="Times New Roman" w:cs="Times New Roman"/>
              </w:rPr>
              <w:t>NB-GLM</w:t>
            </w:r>
          </w:p>
        </w:tc>
        <w:tc>
          <w:tcPr>
            <w:tcW w:w="0" w:type="auto"/>
            <w:tcBorders>
              <w:top w:val="single" w:sz="4" w:space="0" w:color="auto"/>
              <w:bottom w:val="single" w:sz="2" w:space="0" w:color="auto"/>
            </w:tcBorders>
            <w:vAlign w:val="center"/>
          </w:tcPr>
          <w:p w14:paraId="64A0BE43" w14:textId="77777777" w:rsidR="003E4BC9" w:rsidRPr="003E4BC9" w:rsidRDefault="003E4BC9" w:rsidP="0021200C">
            <w:pPr>
              <w:pStyle w:val="Compact"/>
              <w:jc w:val="center"/>
              <w:rPr>
                <w:rFonts w:ascii="Times New Roman" w:hAnsi="Times New Roman" w:cs="Times New Roman"/>
              </w:rPr>
            </w:pPr>
            <w:r w:rsidRPr="003E4BC9">
              <w:rPr>
                <w:rFonts w:ascii="Times New Roman" w:hAnsi="Times New Roman" w:cs="Times New Roman"/>
              </w:rPr>
              <w:t>NB-GLMM</w:t>
            </w:r>
          </w:p>
        </w:tc>
        <w:tc>
          <w:tcPr>
            <w:tcW w:w="0" w:type="auto"/>
            <w:tcBorders>
              <w:top w:val="single" w:sz="4" w:space="0" w:color="auto"/>
              <w:bottom w:val="single" w:sz="2" w:space="0" w:color="auto"/>
            </w:tcBorders>
          </w:tcPr>
          <w:p w14:paraId="1800F0DF" w14:textId="13A72703" w:rsidR="003E4BC9" w:rsidRPr="003E4BC9" w:rsidRDefault="003E4BC9" w:rsidP="0021200C">
            <w:pPr>
              <w:pStyle w:val="Compact"/>
              <w:jc w:val="center"/>
              <w:rPr>
                <w:rFonts w:ascii="Times New Roman" w:hAnsi="Times New Roman" w:cs="Times New Roman"/>
              </w:rPr>
            </w:pPr>
            <w:r w:rsidRPr="003E4BC9">
              <w:rPr>
                <w:rFonts w:ascii="Times New Roman" w:hAnsi="Times New Roman" w:cs="Times New Roman"/>
              </w:rPr>
              <w:t>GEE</w:t>
            </w:r>
          </w:p>
        </w:tc>
      </w:tr>
      <w:tr w:rsidR="003E4BC9" w:rsidRPr="003E4BC9" w14:paraId="6F1B497E" w14:textId="77255E72" w:rsidTr="0021200C">
        <w:tc>
          <w:tcPr>
            <w:tcW w:w="0" w:type="auto"/>
            <w:vMerge w:val="restart"/>
            <w:tcBorders>
              <w:top w:val="single" w:sz="2" w:space="0" w:color="auto"/>
            </w:tcBorders>
            <w:vAlign w:val="center"/>
          </w:tcPr>
          <w:p w14:paraId="4BBCF598" w14:textId="77777777" w:rsidR="003E4BC9" w:rsidRPr="003E4BC9" w:rsidRDefault="003E4BC9" w:rsidP="003E4BC9">
            <w:pPr>
              <w:pStyle w:val="Compact"/>
              <w:jc w:val="center"/>
              <w:rPr>
                <w:rFonts w:ascii="Times New Roman" w:hAnsi="Times New Roman" w:cs="Times New Roman"/>
              </w:rPr>
            </w:pPr>
            <w:r w:rsidRPr="003E4BC9">
              <w:rPr>
                <w:rFonts w:ascii="Times New Roman" w:hAnsi="Times New Roman" w:cs="Times New Roman"/>
              </w:rPr>
              <w:t>Standard Model</w:t>
            </w:r>
          </w:p>
        </w:tc>
        <w:tc>
          <w:tcPr>
            <w:tcW w:w="0" w:type="auto"/>
            <w:tcBorders>
              <w:top w:val="single" w:sz="2" w:space="0" w:color="auto"/>
            </w:tcBorders>
            <w:vAlign w:val="center"/>
          </w:tcPr>
          <w:p w14:paraId="2B26A595" w14:textId="77777777" w:rsidR="003E4BC9" w:rsidRPr="003E4BC9" w:rsidRDefault="003E4BC9" w:rsidP="003E4BC9">
            <w:pPr>
              <w:pStyle w:val="Compact"/>
              <w:jc w:val="center"/>
              <w:rPr>
                <w:rFonts w:ascii="Times New Roman" w:hAnsi="Times New Roman" w:cs="Times New Roman"/>
              </w:rPr>
            </w:pPr>
            <w:r w:rsidRPr="003E4BC9">
              <w:rPr>
                <w:rFonts w:ascii="Times New Roman" w:hAnsi="Times New Roman" w:cs="Times New Roman"/>
              </w:rPr>
              <w:t>Intercept</w:t>
            </w:r>
          </w:p>
        </w:tc>
        <w:tc>
          <w:tcPr>
            <w:tcW w:w="0" w:type="auto"/>
            <w:tcBorders>
              <w:top w:val="single" w:sz="2" w:space="0" w:color="auto"/>
            </w:tcBorders>
          </w:tcPr>
          <w:p w14:paraId="04AB050C" w14:textId="2B469B8C" w:rsidR="003E4BC9" w:rsidRPr="003E4BC9" w:rsidRDefault="003E4BC9" w:rsidP="003E4BC9">
            <w:pPr>
              <w:pStyle w:val="Compact"/>
              <w:jc w:val="center"/>
              <w:rPr>
                <w:rFonts w:ascii="Times New Roman" w:hAnsi="Times New Roman" w:cs="Times New Roman"/>
              </w:rPr>
            </w:pPr>
            <w:r w:rsidRPr="003E4BC9">
              <w:rPr>
                <w:rFonts w:ascii="Times New Roman" w:hAnsi="Times New Roman" w:cs="Times New Roman"/>
              </w:rPr>
              <w:t>1.17 (1.12,1.21)</w:t>
            </w:r>
          </w:p>
        </w:tc>
        <w:tc>
          <w:tcPr>
            <w:tcW w:w="0" w:type="auto"/>
            <w:tcBorders>
              <w:top w:val="single" w:sz="2" w:space="0" w:color="auto"/>
            </w:tcBorders>
          </w:tcPr>
          <w:p w14:paraId="2FED4E83" w14:textId="3C1E97D2" w:rsidR="003E4BC9" w:rsidRPr="003E4BC9" w:rsidRDefault="003E4BC9" w:rsidP="003E4BC9">
            <w:pPr>
              <w:pStyle w:val="Compact"/>
              <w:jc w:val="center"/>
              <w:rPr>
                <w:rFonts w:ascii="Times New Roman" w:hAnsi="Times New Roman" w:cs="Times New Roman"/>
              </w:rPr>
            </w:pPr>
            <w:r w:rsidRPr="003E4BC9">
              <w:rPr>
                <w:rFonts w:ascii="Times New Roman" w:hAnsi="Times New Roman" w:cs="Times New Roman"/>
              </w:rPr>
              <w:t>1.16 (1.07,1.26)</w:t>
            </w:r>
          </w:p>
        </w:tc>
        <w:tc>
          <w:tcPr>
            <w:tcW w:w="0" w:type="auto"/>
            <w:tcBorders>
              <w:top w:val="single" w:sz="2" w:space="0" w:color="auto"/>
            </w:tcBorders>
          </w:tcPr>
          <w:p w14:paraId="3DE9D76C" w14:textId="7F7E2C2D" w:rsidR="003E4BC9" w:rsidRPr="003E4BC9" w:rsidRDefault="003E4BC9" w:rsidP="003E4BC9">
            <w:pPr>
              <w:pStyle w:val="Compact"/>
              <w:jc w:val="center"/>
              <w:rPr>
                <w:rFonts w:ascii="Times New Roman" w:hAnsi="Times New Roman" w:cs="Times New Roman"/>
              </w:rPr>
            </w:pPr>
            <w:r w:rsidRPr="003E4BC9">
              <w:rPr>
                <w:rFonts w:ascii="Times New Roman" w:hAnsi="Times New Roman" w:cs="Times New Roman"/>
              </w:rPr>
              <w:t>1.32 (1.21,1.45)</w:t>
            </w:r>
          </w:p>
        </w:tc>
        <w:tc>
          <w:tcPr>
            <w:tcW w:w="0" w:type="auto"/>
            <w:tcBorders>
              <w:top w:val="single" w:sz="2" w:space="0" w:color="auto"/>
            </w:tcBorders>
          </w:tcPr>
          <w:p w14:paraId="4EFA3049" w14:textId="73620CBA" w:rsidR="003E4BC9" w:rsidRPr="003E4BC9" w:rsidRDefault="003E4BC9" w:rsidP="003E4BC9">
            <w:pPr>
              <w:pStyle w:val="Compact"/>
              <w:jc w:val="center"/>
              <w:rPr>
                <w:rFonts w:ascii="Times New Roman" w:hAnsi="Times New Roman" w:cs="Times New Roman"/>
              </w:rPr>
            </w:pPr>
            <w:r w:rsidRPr="003E4BC9">
              <w:rPr>
                <w:rFonts w:ascii="Times New Roman" w:hAnsi="Times New Roman" w:cs="Times New Roman"/>
              </w:rPr>
              <w:t>1.17 (1.08,1.26)</w:t>
            </w:r>
          </w:p>
        </w:tc>
        <w:tc>
          <w:tcPr>
            <w:tcW w:w="0" w:type="auto"/>
            <w:tcBorders>
              <w:top w:val="single" w:sz="2" w:space="0" w:color="auto"/>
            </w:tcBorders>
          </w:tcPr>
          <w:p w14:paraId="6FA52788" w14:textId="4DB1E537" w:rsidR="003E4BC9" w:rsidRPr="003E4BC9" w:rsidRDefault="003E4BC9" w:rsidP="003E4BC9">
            <w:pPr>
              <w:pStyle w:val="Compact"/>
              <w:jc w:val="center"/>
              <w:rPr>
                <w:rFonts w:ascii="Times New Roman" w:hAnsi="Times New Roman" w:cs="Times New Roman"/>
              </w:rPr>
            </w:pPr>
            <w:r w:rsidRPr="003E4BC9">
              <w:rPr>
                <w:rFonts w:ascii="Times New Roman" w:hAnsi="Times New Roman" w:cs="Times New Roman"/>
              </w:rPr>
              <w:t>1.16 (1.06,1.28)</w:t>
            </w:r>
          </w:p>
        </w:tc>
      </w:tr>
      <w:tr w:rsidR="003E4BC9" w:rsidRPr="003E4BC9" w14:paraId="028CCD6C" w14:textId="2DEA90CE" w:rsidTr="0021200C">
        <w:tc>
          <w:tcPr>
            <w:tcW w:w="0" w:type="auto"/>
            <w:vMerge/>
            <w:tcBorders>
              <w:bottom w:val="single" w:sz="4" w:space="0" w:color="auto"/>
            </w:tcBorders>
          </w:tcPr>
          <w:p w14:paraId="04DF52F9" w14:textId="77777777" w:rsidR="003E4BC9" w:rsidRPr="003E4BC9" w:rsidRDefault="003E4BC9" w:rsidP="003E4BC9">
            <w:pPr>
              <w:pStyle w:val="Compact"/>
              <w:rPr>
                <w:rFonts w:ascii="Times New Roman" w:hAnsi="Times New Roman" w:cs="Times New Roman"/>
              </w:rPr>
            </w:pPr>
          </w:p>
        </w:tc>
        <w:tc>
          <w:tcPr>
            <w:tcW w:w="0" w:type="auto"/>
            <w:tcBorders>
              <w:bottom w:val="single" w:sz="4" w:space="0" w:color="auto"/>
            </w:tcBorders>
            <w:vAlign w:val="center"/>
          </w:tcPr>
          <w:p w14:paraId="067ED907" w14:textId="15E0E963" w:rsidR="003E4BC9" w:rsidRPr="003E4BC9" w:rsidRDefault="003E4BC9" w:rsidP="003E4BC9">
            <w:pPr>
              <w:pStyle w:val="Compact"/>
              <w:jc w:val="center"/>
              <w:rPr>
                <w:rFonts w:ascii="Times New Roman" w:hAnsi="Times New Roman" w:cs="Times New Roman"/>
              </w:rPr>
            </w:pPr>
            <w:r w:rsidRPr="003E4BC9">
              <w:rPr>
                <w:rFonts w:ascii="Times New Roman" w:hAnsi="Times New Roman" w:cs="Times New Roman"/>
              </w:rPr>
              <w:t>Black RR</w:t>
            </w:r>
          </w:p>
        </w:tc>
        <w:tc>
          <w:tcPr>
            <w:tcW w:w="0" w:type="auto"/>
            <w:tcBorders>
              <w:bottom w:val="single" w:sz="4" w:space="0" w:color="auto"/>
            </w:tcBorders>
          </w:tcPr>
          <w:p w14:paraId="4B58885B" w14:textId="76BEA63A" w:rsidR="003E4BC9" w:rsidRPr="003E4BC9" w:rsidRDefault="003E4BC9" w:rsidP="003E4BC9">
            <w:pPr>
              <w:pStyle w:val="Compact"/>
              <w:jc w:val="center"/>
              <w:rPr>
                <w:rFonts w:ascii="Times New Roman" w:hAnsi="Times New Roman" w:cs="Times New Roman"/>
              </w:rPr>
            </w:pPr>
            <w:r w:rsidRPr="003E4BC9">
              <w:rPr>
                <w:rFonts w:ascii="Times New Roman" w:hAnsi="Times New Roman" w:cs="Times New Roman"/>
              </w:rPr>
              <w:t>1.52 (1.43,1.61)</w:t>
            </w:r>
          </w:p>
        </w:tc>
        <w:tc>
          <w:tcPr>
            <w:tcW w:w="0" w:type="auto"/>
            <w:tcBorders>
              <w:bottom w:val="single" w:sz="4" w:space="0" w:color="auto"/>
            </w:tcBorders>
          </w:tcPr>
          <w:p w14:paraId="1E73E859" w14:textId="7DB13273" w:rsidR="003E4BC9" w:rsidRPr="003E4BC9" w:rsidRDefault="003E4BC9" w:rsidP="003E4BC9">
            <w:pPr>
              <w:pStyle w:val="Compact"/>
              <w:jc w:val="center"/>
              <w:rPr>
                <w:rFonts w:ascii="Times New Roman" w:hAnsi="Times New Roman" w:cs="Times New Roman"/>
              </w:rPr>
            </w:pPr>
            <w:r w:rsidRPr="003E4BC9">
              <w:rPr>
                <w:rFonts w:ascii="Times New Roman" w:hAnsi="Times New Roman" w:cs="Times New Roman"/>
              </w:rPr>
              <w:t>1.22 (1.12,1.32)</w:t>
            </w:r>
          </w:p>
        </w:tc>
        <w:tc>
          <w:tcPr>
            <w:tcW w:w="0" w:type="auto"/>
            <w:tcBorders>
              <w:bottom w:val="single" w:sz="4" w:space="0" w:color="auto"/>
            </w:tcBorders>
          </w:tcPr>
          <w:p w14:paraId="5FA55747" w14:textId="428CB969" w:rsidR="003E4BC9" w:rsidRPr="003E4BC9" w:rsidRDefault="003E4BC9" w:rsidP="003E4BC9">
            <w:pPr>
              <w:pStyle w:val="Compact"/>
              <w:jc w:val="center"/>
              <w:rPr>
                <w:rFonts w:ascii="Times New Roman" w:hAnsi="Times New Roman" w:cs="Times New Roman"/>
              </w:rPr>
            </w:pPr>
            <w:r w:rsidRPr="003E4BC9">
              <w:rPr>
                <w:rFonts w:ascii="Times New Roman" w:hAnsi="Times New Roman" w:cs="Times New Roman"/>
              </w:rPr>
              <w:t>1.36 (1.19,1.56)</w:t>
            </w:r>
          </w:p>
        </w:tc>
        <w:tc>
          <w:tcPr>
            <w:tcW w:w="0" w:type="auto"/>
            <w:tcBorders>
              <w:bottom w:val="single" w:sz="4" w:space="0" w:color="auto"/>
            </w:tcBorders>
          </w:tcPr>
          <w:p w14:paraId="65121A6E" w14:textId="5E0A1FA0" w:rsidR="003E4BC9" w:rsidRPr="003E4BC9" w:rsidRDefault="003E4BC9" w:rsidP="003E4BC9">
            <w:pPr>
              <w:pStyle w:val="Compact"/>
              <w:jc w:val="center"/>
              <w:rPr>
                <w:rFonts w:ascii="Times New Roman" w:hAnsi="Times New Roman" w:cs="Times New Roman"/>
              </w:rPr>
            </w:pPr>
            <w:r w:rsidRPr="003E4BC9">
              <w:rPr>
                <w:rFonts w:ascii="Times New Roman" w:hAnsi="Times New Roman" w:cs="Times New Roman"/>
              </w:rPr>
              <w:t>1.24 (1.14,1.35)</w:t>
            </w:r>
          </w:p>
        </w:tc>
        <w:tc>
          <w:tcPr>
            <w:tcW w:w="0" w:type="auto"/>
            <w:tcBorders>
              <w:bottom w:val="single" w:sz="4" w:space="0" w:color="auto"/>
            </w:tcBorders>
          </w:tcPr>
          <w:p w14:paraId="1AC2072E" w14:textId="3CB34ED0" w:rsidR="003E4BC9" w:rsidRPr="003E4BC9" w:rsidRDefault="003E4BC9" w:rsidP="003E4BC9">
            <w:pPr>
              <w:pStyle w:val="Compact"/>
              <w:jc w:val="center"/>
              <w:rPr>
                <w:rFonts w:ascii="Times New Roman" w:hAnsi="Times New Roman" w:cs="Times New Roman"/>
              </w:rPr>
            </w:pPr>
            <w:r w:rsidRPr="003E4BC9">
              <w:rPr>
                <w:rFonts w:ascii="Times New Roman" w:hAnsi="Times New Roman" w:cs="Times New Roman"/>
              </w:rPr>
              <w:t>1.51 (1.35,1.69)</w:t>
            </w:r>
          </w:p>
        </w:tc>
      </w:tr>
      <w:tr w:rsidR="003E4BC9" w:rsidRPr="003E4BC9" w14:paraId="33BF9B1B" w14:textId="209A291C" w:rsidTr="0021200C">
        <w:tc>
          <w:tcPr>
            <w:tcW w:w="0" w:type="auto"/>
            <w:vMerge w:val="restart"/>
            <w:tcBorders>
              <w:top w:val="single" w:sz="4" w:space="0" w:color="auto"/>
            </w:tcBorders>
            <w:vAlign w:val="center"/>
          </w:tcPr>
          <w:p w14:paraId="6EB16B71" w14:textId="77777777" w:rsidR="003E4BC9" w:rsidRPr="003E4BC9" w:rsidRDefault="003E4BC9" w:rsidP="003E4BC9">
            <w:pPr>
              <w:pStyle w:val="Compact"/>
              <w:jc w:val="center"/>
              <w:rPr>
                <w:rFonts w:ascii="Times New Roman" w:hAnsi="Times New Roman" w:cs="Times New Roman"/>
              </w:rPr>
            </w:pPr>
            <w:r w:rsidRPr="003E4BC9">
              <w:rPr>
                <w:rFonts w:ascii="Times New Roman" w:hAnsi="Times New Roman" w:cs="Times New Roman"/>
              </w:rPr>
              <w:t>INE Model</w:t>
            </w:r>
          </w:p>
        </w:tc>
        <w:tc>
          <w:tcPr>
            <w:tcW w:w="0" w:type="auto"/>
            <w:tcBorders>
              <w:top w:val="single" w:sz="4" w:space="0" w:color="auto"/>
            </w:tcBorders>
            <w:vAlign w:val="center"/>
          </w:tcPr>
          <w:p w14:paraId="2773CBA3" w14:textId="77777777" w:rsidR="003E4BC9" w:rsidRPr="003E4BC9" w:rsidRDefault="003E4BC9" w:rsidP="003E4BC9">
            <w:pPr>
              <w:pStyle w:val="Compact"/>
              <w:jc w:val="center"/>
              <w:rPr>
                <w:rFonts w:ascii="Times New Roman" w:hAnsi="Times New Roman" w:cs="Times New Roman"/>
              </w:rPr>
            </w:pPr>
            <w:r w:rsidRPr="003E4BC9">
              <w:rPr>
                <w:rFonts w:ascii="Times New Roman" w:hAnsi="Times New Roman" w:cs="Times New Roman"/>
              </w:rPr>
              <w:t>Intercept</w:t>
            </w:r>
          </w:p>
        </w:tc>
        <w:tc>
          <w:tcPr>
            <w:tcW w:w="0" w:type="auto"/>
            <w:tcBorders>
              <w:top w:val="single" w:sz="4" w:space="0" w:color="auto"/>
            </w:tcBorders>
          </w:tcPr>
          <w:p w14:paraId="2057E0E4" w14:textId="15194BC8" w:rsidR="003E4BC9" w:rsidRPr="003E4BC9" w:rsidRDefault="003E4BC9" w:rsidP="003E4BC9">
            <w:pPr>
              <w:pStyle w:val="Compact"/>
              <w:jc w:val="center"/>
              <w:rPr>
                <w:rFonts w:ascii="Times New Roman" w:hAnsi="Times New Roman" w:cs="Times New Roman"/>
              </w:rPr>
            </w:pPr>
            <w:r w:rsidRPr="003E4BC9">
              <w:rPr>
                <w:rFonts w:ascii="Times New Roman" w:hAnsi="Times New Roman" w:cs="Times New Roman"/>
              </w:rPr>
              <w:t>1.14 (1.09,1.18)</w:t>
            </w:r>
          </w:p>
        </w:tc>
        <w:tc>
          <w:tcPr>
            <w:tcW w:w="0" w:type="auto"/>
            <w:tcBorders>
              <w:top w:val="single" w:sz="4" w:space="0" w:color="auto"/>
            </w:tcBorders>
          </w:tcPr>
          <w:p w14:paraId="665B58E7" w14:textId="7FFC588A" w:rsidR="003E4BC9" w:rsidRPr="003E4BC9" w:rsidRDefault="003E4BC9" w:rsidP="003E4BC9">
            <w:pPr>
              <w:pStyle w:val="Compact"/>
              <w:jc w:val="center"/>
              <w:rPr>
                <w:rFonts w:ascii="Times New Roman" w:hAnsi="Times New Roman" w:cs="Times New Roman"/>
              </w:rPr>
            </w:pPr>
            <w:r w:rsidRPr="003E4BC9">
              <w:rPr>
                <w:rFonts w:ascii="Times New Roman" w:hAnsi="Times New Roman" w:cs="Times New Roman"/>
              </w:rPr>
              <w:t>1.04 (0.95,1.13)</w:t>
            </w:r>
          </w:p>
        </w:tc>
        <w:tc>
          <w:tcPr>
            <w:tcW w:w="0" w:type="auto"/>
            <w:tcBorders>
              <w:top w:val="single" w:sz="4" w:space="0" w:color="auto"/>
            </w:tcBorders>
          </w:tcPr>
          <w:p w14:paraId="596E7A19" w14:textId="6790CB01" w:rsidR="003E4BC9" w:rsidRPr="003E4BC9" w:rsidRDefault="003E4BC9" w:rsidP="003E4BC9">
            <w:pPr>
              <w:pStyle w:val="Compact"/>
              <w:jc w:val="center"/>
              <w:rPr>
                <w:rFonts w:ascii="Times New Roman" w:hAnsi="Times New Roman" w:cs="Times New Roman"/>
              </w:rPr>
            </w:pPr>
            <w:r w:rsidRPr="003E4BC9">
              <w:rPr>
                <w:rFonts w:ascii="Times New Roman" w:hAnsi="Times New Roman" w:cs="Times New Roman"/>
              </w:rPr>
              <w:t>1.19 (1.09,1.3)</w:t>
            </w:r>
          </w:p>
        </w:tc>
        <w:tc>
          <w:tcPr>
            <w:tcW w:w="0" w:type="auto"/>
            <w:tcBorders>
              <w:top w:val="single" w:sz="4" w:space="0" w:color="auto"/>
            </w:tcBorders>
          </w:tcPr>
          <w:p w14:paraId="7E4EE54C" w14:textId="0D21A89A" w:rsidR="003E4BC9" w:rsidRPr="003E4BC9" w:rsidRDefault="003E4BC9" w:rsidP="003E4BC9">
            <w:pPr>
              <w:pStyle w:val="Compact"/>
              <w:jc w:val="center"/>
              <w:rPr>
                <w:rFonts w:ascii="Times New Roman" w:hAnsi="Times New Roman" w:cs="Times New Roman"/>
              </w:rPr>
            </w:pPr>
            <w:r w:rsidRPr="003E4BC9">
              <w:rPr>
                <w:rFonts w:ascii="Times New Roman" w:hAnsi="Times New Roman" w:cs="Times New Roman"/>
              </w:rPr>
              <w:t>1.04 (0.96,1.13)</w:t>
            </w:r>
          </w:p>
        </w:tc>
        <w:tc>
          <w:tcPr>
            <w:tcW w:w="0" w:type="auto"/>
            <w:tcBorders>
              <w:top w:val="single" w:sz="4" w:space="0" w:color="auto"/>
            </w:tcBorders>
          </w:tcPr>
          <w:p w14:paraId="5527CFE4" w14:textId="4C04ECC9" w:rsidR="003E4BC9" w:rsidRPr="003E4BC9" w:rsidRDefault="003E4BC9" w:rsidP="003E4BC9">
            <w:pPr>
              <w:pStyle w:val="Compact"/>
              <w:jc w:val="center"/>
              <w:rPr>
                <w:rFonts w:ascii="Times New Roman" w:hAnsi="Times New Roman" w:cs="Times New Roman"/>
              </w:rPr>
            </w:pPr>
            <w:r w:rsidRPr="003E4BC9">
              <w:rPr>
                <w:rFonts w:ascii="Times New Roman" w:hAnsi="Times New Roman" w:cs="Times New Roman"/>
              </w:rPr>
              <w:t>1.13 (1.03,1.24)</w:t>
            </w:r>
          </w:p>
        </w:tc>
      </w:tr>
      <w:tr w:rsidR="003E4BC9" w:rsidRPr="003E4BC9" w14:paraId="0BCD102B" w14:textId="735F4AEC" w:rsidTr="0021200C">
        <w:tc>
          <w:tcPr>
            <w:tcW w:w="0" w:type="auto"/>
            <w:vMerge/>
          </w:tcPr>
          <w:p w14:paraId="58AE3672" w14:textId="77777777" w:rsidR="003E4BC9" w:rsidRPr="003E4BC9" w:rsidRDefault="003E4BC9" w:rsidP="003E4BC9">
            <w:pPr>
              <w:pStyle w:val="Compact"/>
              <w:rPr>
                <w:rFonts w:ascii="Times New Roman" w:hAnsi="Times New Roman" w:cs="Times New Roman"/>
              </w:rPr>
            </w:pPr>
          </w:p>
        </w:tc>
        <w:tc>
          <w:tcPr>
            <w:tcW w:w="0" w:type="auto"/>
            <w:vAlign w:val="center"/>
          </w:tcPr>
          <w:p w14:paraId="2E6B92E0" w14:textId="70662752" w:rsidR="003E4BC9" w:rsidRPr="003E4BC9" w:rsidRDefault="003E4BC9" w:rsidP="003E4BC9">
            <w:pPr>
              <w:pStyle w:val="Compact"/>
              <w:jc w:val="center"/>
              <w:rPr>
                <w:rFonts w:ascii="Times New Roman" w:hAnsi="Times New Roman" w:cs="Times New Roman"/>
              </w:rPr>
            </w:pPr>
            <w:r w:rsidRPr="003E4BC9">
              <w:rPr>
                <w:rFonts w:ascii="Times New Roman" w:hAnsi="Times New Roman" w:cs="Times New Roman"/>
              </w:rPr>
              <w:t>Individual Black RR</w:t>
            </w:r>
          </w:p>
        </w:tc>
        <w:tc>
          <w:tcPr>
            <w:tcW w:w="0" w:type="auto"/>
          </w:tcPr>
          <w:p w14:paraId="6FEE5E95" w14:textId="4906BDCB" w:rsidR="003E4BC9" w:rsidRPr="003E4BC9" w:rsidRDefault="003E4BC9" w:rsidP="003E4BC9">
            <w:pPr>
              <w:pStyle w:val="Compact"/>
              <w:jc w:val="center"/>
              <w:rPr>
                <w:rFonts w:ascii="Times New Roman" w:hAnsi="Times New Roman" w:cs="Times New Roman"/>
              </w:rPr>
            </w:pPr>
            <w:r w:rsidRPr="003E4BC9">
              <w:rPr>
                <w:rFonts w:ascii="Times New Roman" w:hAnsi="Times New Roman" w:cs="Times New Roman"/>
              </w:rPr>
              <w:t>1.21 (1.11,1.31)</w:t>
            </w:r>
          </w:p>
        </w:tc>
        <w:tc>
          <w:tcPr>
            <w:tcW w:w="0" w:type="auto"/>
          </w:tcPr>
          <w:p w14:paraId="26AF77B6" w14:textId="36BC3B62" w:rsidR="003E4BC9" w:rsidRPr="003E4BC9" w:rsidRDefault="003E4BC9" w:rsidP="003E4BC9">
            <w:pPr>
              <w:pStyle w:val="Compact"/>
              <w:jc w:val="center"/>
              <w:rPr>
                <w:rFonts w:ascii="Times New Roman" w:hAnsi="Times New Roman" w:cs="Times New Roman"/>
              </w:rPr>
            </w:pPr>
            <w:r w:rsidRPr="003E4BC9">
              <w:rPr>
                <w:rFonts w:ascii="Times New Roman" w:hAnsi="Times New Roman" w:cs="Times New Roman"/>
              </w:rPr>
              <w:t>1.11 (1.02,1.21)</w:t>
            </w:r>
          </w:p>
        </w:tc>
        <w:tc>
          <w:tcPr>
            <w:tcW w:w="0" w:type="auto"/>
          </w:tcPr>
          <w:p w14:paraId="34904514" w14:textId="006EFCFF" w:rsidR="003E4BC9" w:rsidRPr="003E4BC9" w:rsidRDefault="003E4BC9" w:rsidP="003E4BC9">
            <w:pPr>
              <w:pStyle w:val="Compact"/>
              <w:jc w:val="center"/>
              <w:rPr>
                <w:rFonts w:ascii="Times New Roman" w:hAnsi="Times New Roman" w:cs="Times New Roman"/>
              </w:rPr>
            </w:pPr>
            <w:r w:rsidRPr="003E4BC9">
              <w:rPr>
                <w:rFonts w:ascii="Times New Roman" w:hAnsi="Times New Roman" w:cs="Times New Roman"/>
              </w:rPr>
              <w:t>1.22 (1.06,1.39)</w:t>
            </w:r>
          </w:p>
        </w:tc>
        <w:tc>
          <w:tcPr>
            <w:tcW w:w="0" w:type="auto"/>
          </w:tcPr>
          <w:p w14:paraId="1DB6E071" w14:textId="53CFE6FD" w:rsidR="003E4BC9" w:rsidRPr="003E4BC9" w:rsidRDefault="003E4BC9" w:rsidP="003E4BC9">
            <w:pPr>
              <w:pStyle w:val="Compact"/>
              <w:jc w:val="center"/>
              <w:rPr>
                <w:rFonts w:ascii="Times New Roman" w:hAnsi="Times New Roman" w:cs="Times New Roman"/>
              </w:rPr>
            </w:pPr>
            <w:r w:rsidRPr="003E4BC9">
              <w:rPr>
                <w:rFonts w:ascii="Times New Roman" w:hAnsi="Times New Roman" w:cs="Times New Roman"/>
              </w:rPr>
              <w:t>1.13 (1.03,1.24)</w:t>
            </w:r>
          </w:p>
        </w:tc>
        <w:tc>
          <w:tcPr>
            <w:tcW w:w="0" w:type="auto"/>
          </w:tcPr>
          <w:p w14:paraId="29CA2B8F" w14:textId="1D3C7D2C" w:rsidR="003E4BC9" w:rsidRPr="003E4BC9" w:rsidRDefault="003E4BC9" w:rsidP="003E4BC9">
            <w:pPr>
              <w:pStyle w:val="Compact"/>
              <w:jc w:val="center"/>
              <w:rPr>
                <w:rFonts w:ascii="Times New Roman" w:hAnsi="Times New Roman" w:cs="Times New Roman"/>
              </w:rPr>
            </w:pPr>
            <w:r w:rsidRPr="003E4BC9">
              <w:rPr>
                <w:rFonts w:ascii="Times New Roman" w:hAnsi="Times New Roman" w:cs="Times New Roman"/>
              </w:rPr>
              <w:t>1.20 (1.05,1.39)</w:t>
            </w:r>
          </w:p>
        </w:tc>
      </w:tr>
      <w:tr w:rsidR="003E4BC9" w:rsidRPr="003E4BC9" w14:paraId="43746560" w14:textId="4BF5CF1C" w:rsidTr="0021200C">
        <w:tc>
          <w:tcPr>
            <w:tcW w:w="0" w:type="auto"/>
            <w:vMerge/>
            <w:tcBorders>
              <w:bottom w:val="single" w:sz="4" w:space="0" w:color="auto"/>
            </w:tcBorders>
          </w:tcPr>
          <w:p w14:paraId="54F1EF2D" w14:textId="77777777" w:rsidR="003E4BC9" w:rsidRPr="003E4BC9" w:rsidRDefault="003E4BC9" w:rsidP="003E4BC9">
            <w:pPr>
              <w:pStyle w:val="Compact"/>
              <w:rPr>
                <w:rFonts w:ascii="Times New Roman" w:hAnsi="Times New Roman" w:cs="Times New Roman"/>
              </w:rPr>
            </w:pPr>
          </w:p>
        </w:tc>
        <w:tc>
          <w:tcPr>
            <w:tcW w:w="0" w:type="auto"/>
            <w:tcBorders>
              <w:bottom w:val="single" w:sz="4" w:space="0" w:color="auto"/>
            </w:tcBorders>
            <w:vAlign w:val="center"/>
          </w:tcPr>
          <w:p w14:paraId="60717BF8" w14:textId="19FF6303" w:rsidR="003E4BC9" w:rsidRPr="003E4BC9" w:rsidRDefault="003E4BC9" w:rsidP="003E4BC9">
            <w:pPr>
              <w:pStyle w:val="Compact"/>
              <w:jc w:val="center"/>
              <w:rPr>
                <w:rFonts w:ascii="Times New Roman" w:hAnsi="Times New Roman" w:cs="Times New Roman"/>
              </w:rPr>
            </w:pPr>
            <w:r w:rsidRPr="003E4BC9">
              <w:rPr>
                <w:rFonts w:ascii="Times New Roman" w:hAnsi="Times New Roman" w:cs="Times New Roman"/>
              </w:rPr>
              <w:t>CT Proportion Black RR</w:t>
            </w:r>
          </w:p>
        </w:tc>
        <w:tc>
          <w:tcPr>
            <w:tcW w:w="0" w:type="auto"/>
            <w:tcBorders>
              <w:bottom w:val="single" w:sz="4" w:space="0" w:color="auto"/>
            </w:tcBorders>
          </w:tcPr>
          <w:p w14:paraId="7CADC523" w14:textId="69BE6E1E" w:rsidR="003E4BC9" w:rsidRPr="003E4BC9" w:rsidRDefault="003E4BC9" w:rsidP="003E4BC9">
            <w:pPr>
              <w:pStyle w:val="Compact"/>
              <w:jc w:val="center"/>
              <w:rPr>
                <w:rFonts w:ascii="Times New Roman" w:hAnsi="Times New Roman" w:cs="Times New Roman"/>
              </w:rPr>
            </w:pPr>
            <w:r w:rsidRPr="003E4BC9">
              <w:rPr>
                <w:rFonts w:ascii="Times New Roman" w:hAnsi="Times New Roman" w:cs="Times New Roman"/>
              </w:rPr>
              <w:t>1.07 (1.05,1.09)</w:t>
            </w:r>
          </w:p>
        </w:tc>
        <w:tc>
          <w:tcPr>
            <w:tcW w:w="0" w:type="auto"/>
            <w:tcBorders>
              <w:bottom w:val="single" w:sz="4" w:space="0" w:color="auto"/>
            </w:tcBorders>
          </w:tcPr>
          <w:p w14:paraId="3170CD12" w14:textId="39425525" w:rsidR="003E4BC9" w:rsidRPr="003E4BC9" w:rsidRDefault="003E4BC9" w:rsidP="003E4BC9">
            <w:pPr>
              <w:pStyle w:val="Compact"/>
              <w:jc w:val="center"/>
              <w:rPr>
                <w:rFonts w:ascii="Times New Roman" w:hAnsi="Times New Roman" w:cs="Times New Roman"/>
              </w:rPr>
            </w:pPr>
            <w:r w:rsidRPr="003E4BC9">
              <w:rPr>
                <w:rFonts w:ascii="Times New Roman" w:hAnsi="Times New Roman" w:cs="Times New Roman"/>
              </w:rPr>
              <w:t>1.12 (1.08,1.16)</w:t>
            </w:r>
          </w:p>
        </w:tc>
        <w:tc>
          <w:tcPr>
            <w:tcW w:w="0" w:type="auto"/>
            <w:tcBorders>
              <w:bottom w:val="single" w:sz="4" w:space="0" w:color="auto"/>
            </w:tcBorders>
          </w:tcPr>
          <w:p w14:paraId="4F780108" w14:textId="01D409C7" w:rsidR="003E4BC9" w:rsidRPr="003E4BC9" w:rsidRDefault="003E4BC9" w:rsidP="003E4BC9">
            <w:pPr>
              <w:pStyle w:val="Compact"/>
              <w:jc w:val="center"/>
              <w:rPr>
                <w:rFonts w:ascii="Times New Roman" w:hAnsi="Times New Roman" w:cs="Times New Roman"/>
              </w:rPr>
            </w:pPr>
            <w:r w:rsidRPr="003E4BC9">
              <w:rPr>
                <w:rFonts w:ascii="Times New Roman" w:hAnsi="Times New Roman" w:cs="Times New Roman"/>
              </w:rPr>
              <w:t>1.11 (1.07,1.14)</w:t>
            </w:r>
          </w:p>
        </w:tc>
        <w:tc>
          <w:tcPr>
            <w:tcW w:w="0" w:type="auto"/>
            <w:tcBorders>
              <w:bottom w:val="single" w:sz="4" w:space="0" w:color="auto"/>
            </w:tcBorders>
          </w:tcPr>
          <w:p w14:paraId="49CC7369" w14:textId="77BA78EC" w:rsidR="003E4BC9" w:rsidRPr="003E4BC9" w:rsidRDefault="003E4BC9" w:rsidP="003E4BC9">
            <w:pPr>
              <w:pStyle w:val="Compact"/>
              <w:jc w:val="center"/>
              <w:rPr>
                <w:rFonts w:ascii="Times New Roman" w:hAnsi="Times New Roman" w:cs="Times New Roman"/>
              </w:rPr>
            </w:pPr>
            <w:r w:rsidRPr="003E4BC9">
              <w:rPr>
                <w:rFonts w:ascii="Times New Roman" w:hAnsi="Times New Roman" w:cs="Times New Roman"/>
              </w:rPr>
              <w:t>1.12 (1.08,1.16)</w:t>
            </w:r>
          </w:p>
        </w:tc>
        <w:tc>
          <w:tcPr>
            <w:tcW w:w="0" w:type="auto"/>
            <w:tcBorders>
              <w:bottom w:val="single" w:sz="4" w:space="0" w:color="auto"/>
            </w:tcBorders>
          </w:tcPr>
          <w:p w14:paraId="30174DEC" w14:textId="349AB86F" w:rsidR="003E4BC9" w:rsidRPr="003E4BC9" w:rsidRDefault="003E4BC9" w:rsidP="003E4BC9">
            <w:pPr>
              <w:pStyle w:val="Compact"/>
              <w:jc w:val="center"/>
              <w:rPr>
                <w:rFonts w:ascii="Times New Roman" w:hAnsi="Times New Roman" w:cs="Times New Roman"/>
              </w:rPr>
            </w:pPr>
            <w:r w:rsidRPr="003E4BC9">
              <w:rPr>
                <w:rFonts w:ascii="Times New Roman" w:hAnsi="Times New Roman" w:cs="Times New Roman"/>
              </w:rPr>
              <w:t>1.07 (1.04,1.1</w:t>
            </w:r>
            <w:r>
              <w:rPr>
                <w:rFonts w:ascii="Times New Roman" w:hAnsi="Times New Roman" w:cs="Times New Roman"/>
              </w:rPr>
              <w:t>0</w:t>
            </w:r>
            <w:r w:rsidRPr="003E4BC9">
              <w:rPr>
                <w:rFonts w:ascii="Times New Roman" w:hAnsi="Times New Roman" w:cs="Times New Roman"/>
              </w:rPr>
              <w:t>)</w:t>
            </w:r>
          </w:p>
        </w:tc>
      </w:tr>
    </w:tbl>
    <w:p w14:paraId="2C5220F0" w14:textId="77777777" w:rsidR="00890895" w:rsidRPr="00890895" w:rsidRDefault="00890895" w:rsidP="00890895">
      <w:pPr>
        <w:rPr>
          <w:lang w:val="en-US"/>
        </w:rPr>
      </w:pPr>
    </w:p>
    <w:p w14:paraId="35260B5F" w14:textId="3A56C982" w:rsidR="00066D69" w:rsidRDefault="00066D69">
      <w:pPr>
        <w:spacing w:line="240" w:lineRule="auto"/>
        <w:rPr>
          <w:lang w:val="en-US"/>
        </w:rPr>
      </w:pPr>
      <w:r>
        <w:rPr>
          <w:lang w:val="en-US"/>
        </w:rPr>
        <w:br w:type="page"/>
      </w:r>
    </w:p>
    <w:p w14:paraId="3396FB36" w14:textId="77777777" w:rsidR="003E4BC9" w:rsidRDefault="003E4BC9" w:rsidP="0080308E">
      <w:pPr>
        <w:pStyle w:val="Figurecaption"/>
        <w:rPr>
          <w:lang w:val="en-US"/>
        </w:rPr>
        <w:sectPr w:rsidR="003E4BC9" w:rsidSect="003E4BC9">
          <w:pgSz w:w="16840" w:h="11901" w:orient="landscape" w:code="9"/>
          <w:pgMar w:top="1699" w:right="1411" w:bottom="1699" w:left="1411" w:header="706" w:footer="706" w:gutter="0"/>
          <w:cols w:space="708"/>
          <w:docGrid w:linePitch="360"/>
        </w:sectPr>
      </w:pPr>
    </w:p>
    <w:p w14:paraId="2E7D63BC" w14:textId="3ADFB7B2" w:rsidR="00CA47AE" w:rsidRDefault="00CA47AE" w:rsidP="0080308E">
      <w:pPr>
        <w:pStyle w:val="Figurecaption"/>
        <w:rPr>
          <w:lang w:val="en-US"/>
        </w:rPr>
      </w:pPr>
    </w:p>
    <w:p w14:paraId="5E6BDE61" w14:textId="009CE86C" w:rsidR="00F01A87" w:rsidRPr="00F01A87" w:rsidRDefault="00E37249" w:rsidP="00F01A87">
      <w:pPr>
        <w:rPr>
          <w:lang w:val="en-US"/>
        </w:rPr>
      </w:pPr>
      <w:r>
        <w:rPr>
          <w:noProof/>
          <w:lang w:val="en-US" w:eastAsia="en-US"/>
        </w:rPr>
        <w:drawing>
          <wp:inline distT="0" distB="0" distL="0" distR="0" wp14:anchorId="1E8D2039" wp14:editId="1EC61DD8">
            <wp:extent cx="5396865" cy="2159000"/>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ist_race_strat.pdf"/>
                    <pic:cNvPicPr/>
                  </pic:nvPicPr>
                  <pic:blipFill>
                    <a:blip r:embed="rId11"/>
                    <a:stretch>
                      <a:fillRect/>
                    </a:stretch>
                  </pic:blipFill>
                  <pic:spPr>
                    <a:xfrm>
                      <a:off x="0" y="0"/>
                      <a:ext cx="5396865" cy="2159000"/>
                    </a:xfrm>
                    <a:prstGeom prst="rect">
                      <a:avLst/>
                    </a:prstGeom>
                  </pic:spPr>
                </pic:pic>
              </a:graphicData>
            </a:graphic>
          </wp:inline>
        </w:drawing>
      </w:r>
    </w:p>
    <w:p w14:paraId="750E04CE" w14:textId="3AA057AA" w:rsidR="00FE4713" w:rsidRDefault="004E56A8" w:rsidP="00066D69">
      <w:pPr>
        <w:pStyle w:val="Figurecaption"/>
        <w:rPr>
          <w:lang w:val="en-US"/>
        </w:rPr>
      </w:pPr>
      <w:r w:rsidRPr="00971415">
        <w:rPr>
          <w:lang w:val="en-US"/>
        </w:rPr>
        <w:t xml:space="preserve">Figure 1. </w:t>
      </w:r>
      <w:r w:rsidR="00066D69" w:rsidRPr="00066D69">
        <w:rPr>
          <w:lang w:val="en-US"/>
        </w:rPr>
        <w:t>Rac</w:t>
      </w:r>
      <w:r w:rsidR="00DD093A">
        <w:rPr>
          <w:lang w:val="en-US"/>
        </w:rPr>
        <w:t>ialized group</w:t>
      </w:r>
      <w:r w:rsidR="00066D69" w:rsidRPr="00066D69">
        <w:rPr>
          <w:lang w:val="en-US"/>
        </w:rPr>
        <w:t>-strati</w:t>
      </w:r>
      <w:r w:rsidR="00066D69">
        <w:rPr>
          <w:lang w:val="en-US"/>
        </w:rPr>
        <w:t>fi</w:t>
      </w:r>
      <w:r w:rsidR="00066D69" w:rsidRPr="00066D69">
        <w:rPr>
          <w:lang w:val="en-US"/>
        </w:rPr>
        <w:t>ed histograms of CT 5-year expected premature mortality counts</w:t>
      </w:r>
      <w:r w:rsidR="00066D69">
        <w:rPr>
          <w:lang w:val="en-US"/>
        </w:rPr>
        <w:t xml:space="preserve"> </w:t>
      </w:r>
      <w:r w:rsidR="00066D69" w:rsidRPr="00066D69">
        <w:rPr>
          <w:lang w:val="en-US"/>
        </w:rPr>
        <w:t>(left) and SMRs (right) in M</w:t>
      </w:r>
      <w:r w:rsidR="006533A3">
        <w:rPr>
          <w:lang w:val="en-US"/>
        </w:rPr>
        <w:t>A, 2008-2012</w:t>
      </w:r>
      <w:r w:rsidR="009C10BE">
        <w:rPr>
          <w:lang w:val="en-US"/>
        </w:rPr>
        <w:t>.</w:t>
      </w:r>
    </w:p>
    <w:p w14:paraId="7AE92D1D" w14:textId="70B64328" w:rsidR="00066D69" w:rsidRDefault="00066D69" w:rsidP="00066D69">
      <w:pPr>
        <w:rPr>
          <w:lang w:val="en-US"/>
        </w:rPr>
      </w:pPr>
    </w:p>
    <w:p w14:paraId="1B3B4447" w14:textId="3C1E644E" w:rsidR="00066D69" w:rsidRDefault="00EB5658" w:rsidP="00066D69">
      <w:pPr>
        <w:rPr>
          <w:lang w:val="en-US"/>
        </w:rPr>
      </w:pPr>
      <w:r>
        <w:rPr>
          <w:noProof/>
          <w:lang w:val="en-US" w:eastAsia="en-US"/>
        </w:rPr>
        <w:drawing>
          <wp:inline distT="0" distB="0" distL="0" distR="0" wp14:anchorId="74FAE67D" wp14:editId="3AAAA85C">
            <wp:extent cx="4999990" cy="4285789"/>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aps_expected_counts.jp2"/>
                    <pic:cNvPicPr/>
                  </pic:nvPicPr>
                  <pic:blipFill>
                    <a:blip r:embed="rId12"/>
                    <a:stretch>
                      <a:fillRect/>
                    </a:stretch>
                  </pic:blipFill>
                  <pic:spPr>
                    <a:xfrm>
                      <a:off x="0" y="0"/>
                      <a:ext cx="5015702" cy="4299257"/>
                    </a:xfrm>
                    <a:prstGeom prst="rect">
                      <a:avLst/>
                    </a:prstGeom>
                  </pic:spPr>
                </pic:pic>
              </a:graphicData>
            </a:graphic>
          </wp:inline>
        </w:drawing>
      </w:r>
    </w:p>
    <w:p w14:paraId="59CEE1B8" w14:textId="2E1BAAC9" w:rsidR="00066D69" w:rsidRDefault="00066D69" w:rsidP="00066D69">
      <w:pPr>
        <w:pStyle w:val="Figurecaption"/>
        <w:rPr>
          <w:lang w:val="en-US"/>
        </w:rPr>
      </w:pPr>
      <w:r w:rsidRPr="00971415">
        <w:rPr>
          <w:lang w:val="en-US"/>
        </w:rPr>
        <w:t xml:space="preserve">Figure </w:t>
      </w:r>
      <w:r>
        <w:rPr>
          <w:lang w:val="en-US"/>
        </w:rPr>
        <w:t>2</w:t>
      </w:r>
      <w:r w:rsidRPr="00971415">
        <w:rPr>
          <w:lang w:val="en-US"/>
        </w:rPr>
        <w:t xml:space="preserve">. </w:t>
      </w:r>
      <w:r w:rsidRPr="00066D69">
        <w:rPr>
          <w:lang w:val="en-US"/>
        </w:rPr>
        <w:t xml:space="preserve">CT </w:t>
      </w:r>
      <w:r w:rsidR="006533A3">
        <w:rPr>
          <w:lang w:val="en-US"/>
        </w:rPr>
        <w:t xml:space="preserve">5-year </w:t>
      </w:r>
      <w:r w:rsidRPr="00066D69">
        <w:rPr>
          <w:lang w:val="en-US"/>
        </w:rPr>
        <w:t>expected premature mortality counts by rac</w:t>
      </w:r>
      <w:r w:rsidR="00CF6984">
        <w:rPr>
          <w:lang w:val="en-US"/>
        </w:rPr>
        <w:t>ialized group</w:t>
      </w:r>
      <w:r w:rsidRPr="00066D69">
        <w:rPr>
          <w:lang w:val="en-US"/>
        </w:rPr>
        <w:t xml:space="preserve"> for MA (top panel) and Boston</w:t>
      </w:r>
      <w:r>
        <w:rPr>
          <w:lang w:val="en-US"/>
        </w:rPr>
        <w:t xml:space="preserve"> </w:t>
      </w:r>
      <w:r w:rsidRPr="00066D69">
        <w:rPr>
          <w:lang w:val="en-US"/>
        </w:rPr>
        <w:t>(bottom panel)</w:t>
      </w:r>
      <w:r w:rsidR="006533A3">
        <w:rPr>
          <w:lang w:val="en-US"/>
        </w:rPr>
        <w:t>, 2008-2012</w:t>
      </w:r>
      <w:r w:rsidRPr="00066D69">
        <w:rPr>
          <w:lang w:val="en-US"/>
        </w:rPr>
        <w:t>.</w:t>
      </w:r>
    </w:p>
    <w:p w14:paraId="3D943441" w14:textId="3C687799" w:rsidR="00066D69" w:rsidRDefault="00EB5658" w:rsidP="00066D69">
      <w:pPr>
        <w:rPr>
          <w:lang w:val="en-US"/>
        </w:rPr>
      </w:pPr>
      <w:r>
        <w:rPr>
          <w:noProof/>
          <w:lang w:val="en-US" w:eastAsia="en-US"/>
        </w:rPr>
        <w:lastRenderedPageBreak/>
        <w:drawing>
          <wp:inline distT="0" distB="0" distL="0" distR="0" wp14:anchorId="0EC0F696" wp14:editId="601BD091">
            <wp:extent cx="5396865" cy="2159000"/>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lot_explain_results.pdf"/>
                    <pic:cNvPicPr/>
                  </pic:nvPicPr>
                  <pic:blipFill>
                    <a:blip r:embed="rId13"/>
                    <a:stretch>
                      <a:fillRect/>
                    </a:stretch>
                  </pic:blipFill>
                  <pic:spPr>
                    <a:xfrm>
                      <a:off x="0" y="0"/>
                      <a:ext cx="5396865" cy="2159000"/>
                    </a:xfrm>
                    <a:prstGeom prst="rect">
                      <a:avLst/>
                    </a:prstGeom>
                  </pic:spPr>
                </pic:pic>
              </a:graphicData>
            </a:graphic>
          </wp:inline>
        </w:drawing>
      </w:r>
    </w:p>
    <w:p w14:paraId="505631AC" w14:textId="38089B23" w:rsidR="00C84466" w:rsidRDefault="00C84466" w:rsidP="00C84466">
      <w:pPr>
        <w:pStyle w:val="Figurecaption"/>
        <w:rPr>
          <w:lang w:val="en-US"/>
        </w:rPr>
      </w:pPr>
      <w:r w:rsidRPr="00971415">
        <w:rPr>
          <w:lang w:val="en-US"/>
        </w:rPr>
        <w:t xml:space="preserve">Figure </w:t>
      </w:r>
      <w:r>
        <w:rPr>
          <w:lang w:val="en-US"/>
        </w:rPr>
        <w:t>3</w:t>
      </w:r>
      <w:r w:rsidRPr="00971415">
        <w:rPr>
          <w:lang w:val="en-US"/>
        </w:rPr>
        <w:t xml:space="preserve">. </w:t>
      </w:r>
      <w:r w:rsidRPr="00C84466">
        <w:rPr>
          <w:lang w:val="en-US"/>
        </w:rPr>
        <w:t>MA CT observed vs expected</w:t>
      </w:r>
      <w:r w:rsidR="009528B4">
        <w:rPr>
          <w:lang w:val="en-US"/>
        </w:rPr>
        <w:t xml:space="preserve"> 5-year </w:t>
      </w:r>
      <w:r w:rsidRPr="00C84466">
        <w:rPr>
          <w:lang w:val="en-US"/>
        </w:rPr>
        <w:t>premature mortality counts for Black vs</w:t>
      </w:r>
      <w:r w:rsidR="00CF6984">
        <w:rPr>
          <w:lang w:val="en-US"/>
        </w:rPr>
        <w:t>.</w:t>
      </w:r>
      <w:r w:rsidRPr="00C84466">
        <w:rPr>
          <w:lang w:val="en-US"/>
        </w:rPr>
        <w:t xml:space="preserve"> </w:t>
      </w:r>
      <w:r w:rsidR="00CF6984">
        <w:rPr>
          <w:lang w:val="en-US"/>
        </w:rPr>
        <w:t>WNH</w:t>
      </w:r>
      <w:r w:rsidR="002E32CD">
        <w:rPr>
          <w:lang w:val="en-US"/>
        </w:rPr>
        <w:t xml:space="preserve"> </w:t>
      </w:r>
      <w:r w:rsidRPr="00C84466">
        <w:rPr>
          <w:lang w:val="en-US"/>
        </w:rPr>
        <w:t>populations</w:t>
      </w:r>
      <w:r w:rsidR="009528B4">
        <w:rPr>
          <w:lang w:val="en-US"/>
        </w:rPr>
        <w:t>, 2008-2012</w:t>
      </w:r>
      <w:r w:rsidRPr="00C84466">
        <w:rPr>
          <w:lang w:val="en-US"/>
        </w:rPr>
        <w:t>. In the left panel, raw expected counts are used and in the right panel, the</w:t>
      </w:r>
      <w:r w:rsidR="002E32CD">
        <w:rPr>
          <w:lang w:val="en-US"/>
        </w:rPr>
        <w:t xml:space="preserve"> </w:t>
      </w:r>
      <w:r w:rsidRPr="00C84466">
        <w:rPr>
          <w:lang w:val="en-US"/>
        </w:rPr>
        <w:t>raw expected counts are adjusted by the CT baseline mortality rate.</w:t>
      </w:r>
    </w:p>
    <w:p w14:paraId="4EC756B5" w14:textId="279105D3" w:rsidR="00C84466" w:rsidRDefault="00C84466" w:rsidP="00066D69">
      <w:pPr>
        <w:rPr>
          <w:lang w:val="en-US"/>
        </w:rPr>
      </w:pPr>
    </w:p>
    <w:p w14:paraId="019945C0" w14:textId="0CF1451F" w:rsidR="002262A8" w:rsidRDefault="00FE5437" w:rsidP="00066D69">
      <w:pPr>
        <w:rPr>
          <w:lang w:val="en-US"/>
        </w:rPr>
      </w:pPr>
      <w:r>
        <w:rPr>
          <w:noProof/>
          <w:lang w:val="en-US" w:eastAsia="en-US"/>
        </w:rPr>
        <w:drawing>
          <wp:inline distT="0" distB="0" distL="0" distR="0" wp14:anchorId="1EF5707C" wp14:editId="46E66435">
            <wp:extent cx="5396865" cy="3237865"/>
            <wp:effectExtent l="0" t="0" r="63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as_plots.pdf"/>
                    <pic:cNvPicPr/>
                  </pic:nvPicPr>
                  <pic:blipFill>
                    <a:blip r:embed="rId14"/>
                    <a:stretch>
                      <a:fillRect/>
                    </a:stretch>
                  </pic:blipFill>
                  <pic:spPr>
                    <a:xfrm>
                      <a:off x="0" y="0"/>
                      <a:ext cx="5396865" cy="3237865"/>
                    </a:xfrm>
                    <a:prstGeom prst="rect">
                      <a:avLst/>
                    </a:prstGeom>
                  </pic:spPr>
                </pic:pic>
              </a:graphicData>
            </a:graphic>
          </wp:inline>
        </w:drawing>
      </w:r>
    </w:p>
    <w:p w14:paraId="15B48D09" w14:textId="1D96BCCA" w:rsidR="002262A8" w:rsidRDefault="002262A8" w:rsidP="002E32CD">
      <w:pPr>
        <w:pStyle w:val="Figurecaption"/>
        <w:rPr>
          <w:lang w:val="en-US"/>
        </w:rPr>
      </w:pPr>
      <w:r w:rsidRPr="00971415">
        <w:rPr>
          <w:lang w:val="en-US"/>
        </w:rPr>
        <w:t xml:space="preserve">Figure </w:t>
      </w:r>
      <w:r>
        <w:rPr>
          <w:lang w:val="en-US"/>
        </w:rPr>
        <w:t>4</w:t>
      </w:r>
      <w:r w:rsidRPr="00971415">
        <w:rPr>
          <w:lang w:val="en-US"/>
        </w:rPr>
        <w:t xml:space="preserve">. </w:t>
      </w:r>
      <w:r w:rsidR="002E32CD" w:rsidRPr="002E32CD">
        <w:rPr>
          <w:lang w:val="en-US"/>
        </w:rPr>
        <w:t>Simulation Results. Black vs</w:t>
      </w:r>
      <w:r w:rsidR="00B411BA">
        <w:rPr>
          <w:lang w:val="en-US"/>
        </w:rPr>
        <w:t>.</w:t>
      </w:r>
      <w:r w:rsidR="002E32CD" w:rsidRPr="002E32CD">
        <w:rPr>
          <w:lang w:val="en-US"/>
        </w:rPr>
        <w:t xml:space="preserve"> </w:t>
      </w:r>
      <w:r w:rsidR="00B411BA">
        <w:rPr>
          <w:lang w:val="en-US"/>
        </w:rPr>
        <w:t>WNH</w:t>
      </w:r>
      <w:r w:rsidR="002E32CD" w:rsidRPr="002E32CD">
        <w:rPr>
          <w:lang w:val="en-US"/>
        </w:rPr>
        <w:t xml:space="preserve"> RR estimates from the Poisson GLM and</w:t>
      </w:r>
      <w:r w:rsidR="002E32CD">
        <w:rPr>
          <w:lang w:val="en-US"/>
        </w:rPr>
        <w:t xml:space="preserve"> </w:t>
      </w:r>
      <w:r w:rsidR="002E32CD" w:rsidRPr="002E32CD">
        <w:rPr>
          <w:lang w:val="en-US"/>
        </w:rPr>
        <w:t>GLMM</w:t>
      </w:r>
      <w:r w:rsidR="002E32CD">
        <w:rPr>
          <w:lang w:val="en-US"/>
        </w:rPr>
        <w:t>, the GEE,</w:t>
      </w:r>
      <w:r w:rsidR="002E32CD" w:rsidRPr="002E32CD">
        <w:rPr>
          <w:lang w:val="en-US"/>
        </w:rPr>
        <w:t xml:space="preserve"> and the Negative Binomial GLM and GLMM </w:t>
      </w:r>
      <w:r w:rsidR="002E32CD">
        <w:rPr>
          <w:lang w:val="en-US"/>
        </w:rPr>
        <w:t>fi</w:t>
      </w:r>
      <w:r w:rsidR="002E32CD" w:rsidRPr="002E32CD">
        <w:rPr>
          <w:lang w:val="en-US"/>
        </w:rPr>
        <w:t>t to simulated data for each of the</w:t>
      </w:r>
      <w:r w:rsidR="002E32CD">
        <w:rPr>
          <w:lang w:val="en-US"/>
        </w:rPr>
        <w:t xml:space="preserve"> </w:t>
      </w:r>
      <w:r w:rsidR="002E32CD" w:rsidRPr="002E32CD">
        <w:rPr>
          <w:lang w:val="en-US"/>
        </w:rPr>
        <w:t>four simulation scenarios. True marginal RR used to generate the data is indicated by</w:t>
      </w:r>
      <w:r w:rsidR="002E32CD">
        <w:rPr>
          <w:lang w:val="en-US"/>
        </w:rPr>
        <w:t xml:space="preserve"> </w:t>
      </w:r>
      <w:r w:rsidR="002E32CD" w:rsidRPr="002E32CD">
        <w:rPr>
          <w:lang w:val="en-US"/>
        </w:rPr>
        <w:t>the black horizontal line and true conditional RR is indicated by the red horizontal line.</w:t>
      </w:r>
    </w:p>
    <w:p w14:paraId="078134E9" w14:textId="02D78100" w:rsidR="00D844C3" w:rsidRDefault="00D844C3" w:rsidP="00D844C3">
      <w:pPr>
        <w:rPr>
          <w:lang w:val="en-US"/>
        </w:rPr>
      </w:pPr>
    </w:p>
    <w:p w14:paraId="207C92E0" w14:textId="26B5F7FE" w:rsidR="00D844C3" w:rsidRDefault="00FE5437" w:rsidP="00D844C3">
      <w:pPr>
        <w:rPr>
          <w:lang w:val="en-US"/>
        </w:rPr>
      </w:pPr>
      <w:r>
        <w:rPr>
          <w:noProof/>
          <w:lang w:val="en-US" w:eastAsia="en-US"/>
        </w:rPr>
        <w:lastRenderedPageBreak/>
        <w:drawing>
          <wp:inline distT="0" distB="0" distL="0" distR="0" wp14:anchorId="2DF78618" wp14:editId="7CF47B9B">
            <wp:extent cx="5396865" cy="359791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as_plots_ind.pdf"/>
                    <pic:cNvPicPr/>
                  </pic:nvPicPr>
                  <pic:blipFill>
                    <a:blip r:embed="rId15"/>
                    <a:stretch>
                      <a:fillRect/>
                    </a:stretch>
                  </pic:blipFill>
                  <pic:spPr>
                    <a:xfrm>
                      <a:off x="0" y="0"/>
                      <a:ext cx="5396865" cy="3597910"/>
                    </a:xfrm>
                    <a:prstGeom prst="rect">
                      <a:avLst/>
                    </a:prstGeom>
                  </pic:spPr>
                </pic:pic>
              </a:graphicData>
            </a:graphic>
          </wp:inline>
        </w:drawing>
      </w:r>
    </w:p>
    <w:p w14:paraId="18FFD936" w14:textId="5E422E53" w:rsidR="00D844C3" w:rsidRDefault="00D844C3" w:rsidP="00D844C3">
      <w:pPr>
        <w:pStyle w:val="Figurecaption"/>
        <w:rPr>
          <w:lang w:val="en-US"/>
        </w:rPr>
      </w:pPr>
      <w:r w:rsidRPr="00971415">
        <w:rPr>
          <w:lang w:val="en-US"/>
        </w:rPr>
        <w:t xml:space="preserve">Figure </w:t>
      </w:r>
      <w:r>
        <w:rPr>
          <w:lang w:val="en-US"/>
        </w:rPr>
        <w:t>5</w:t>
      </w:r>
      <w:r w:rsidRPr="00971415">
        <w:rPr>
          <w:lang w:val="en-US"/>
        </w:rPr>
        <w:t xml:space="preserve">. </w:t>
      </w:r>
      <w:r w:rsidRPr="00D844C3">
        <w:rPr>
          <w:lang w:val="en-US"/>
        </w:rPr>
        <w:t>Simulation Results. RR estimates from the IN</w:t>
      </w:r>
      <w:r>
        <w:rPr>
          <w:lang w:val="en-US"/>
        </w:rPr>
        <w:t>E</w:t>
      </w:r>
      <w:r w:rsidRPr="00D844C3">
        <w:rPr>
          <w:lang w:val="en-US"/>
        </w:rPr>
        <w:t xml:space="preserve"> model speci</w:t>
      </w:r>
      <w:r>
        <w:rPr>
          <w:lang w:val="en-US"/>
        </w:rPr>
        <w:t>fi</w:t>
      </w:r>
      <w:r w:rsidRPr="00D844C3">
        <w:rPr>
          <w:lang w:val="en-US"/>
        </w:rPr>
        <w:t>cation of the</w:t>
      </w:r>
      <w:r>
        <w:rPr>
          <w:lang w:val="en-US"/>
        </w:rPr>
        <w:t xml:space="preserve"> </w:t>
      </w:r>
      <w:r w:rsidRPr="00D844C3">
        <w:rPr>
          <w:lang w:val="en-US"/>
        </w:rPr>
        <w:t>Poisson GLM and GLMM</w:t>
      </w:r>
      <w:r>
        <w:rPr>
          <w:lang w:val="en-US"/>
        </w:rPr>
        <w:t>, the GEE,</w:t>
      </w:r>
      <w:r w:rsidRPr="00D844C3">
        <w:rPr>
          <w:lang w:val="en-US"/>
        </w:rPr>
        <w:t xml:space="preserve"> and the Negative Binomial GLM and GLMM </w:t>
      </w:r>
      <w:r>
        <w:rPr>
          <w:lang w:val="en-US"/>
        </w:rPr>
        <w:t>fi</w:t>
      </w:r>
      <w:r w:rsidRPr="00D844C3">
        <w:rPr>
          <w:lang w:val="en-US"/>
        </w:rPr>
        <w:t>t to simulated</w:t>
      </w:r>
      <w:r>
        <w:rPr>
          <w:lang w:val="en-US"/>
        </w:rPr>
        <w:t xml:space="preserve"> </w:t>
      </w:r>
      <w:r w:rsidRPr="00D844C3">
        <w:rPr>
          <w:lang w:val="en-US"/>
        </w:rPr>
        <w:t xml:space="preserve">data. The left panel shows </w:t>
      </w:r>
      <w:r w:rsidR="00223CE7">
        <w:rPr>
          <w:lang w:val="en-US"/>
        </w:rPr>
        <w:t>estimates of the RRs for</w:t>
      </w:r>
      <w:r w:rsidRPr="00D844C3">
        <w:rPr>
          <w:lang w:val="en-US"/>
        </w:rPr>
        <w:t xml:space="preserve"> the individual Black indicator and</w:t>
      </w:r>
      <w:r>
        <w:rPr>
          <w:lang w:val="en-US"/>
        </w:rPr>
        <w:t xml:space="preserve"> </w:t>
      </w:r>
      <w:r w:rsidRPr="00D844C3">
        <w:rPr>
          <w:lang w:val="en-US"/>
        </w:rPr>
        <w:t xml:space="preserve">the right panel </w:t>
      </w:r>
      <w:r w:rsidR="00223CE7">
        <w:rPr>
          <w:lang w:val="en-US"/>
        </w:rPr>
        <w:t>shows estimates of the RRs for</w:t>
      </w:r>
      <w:r w:rsidRPr="00D844C3">
        <w:rPr>
          <w:lang w:val="en-US"/>
        </w:rPr>
        <w:t xml:space="preserve"> CT proportion Black.</w:t>
      </w:r>
    </w:p>
    <w:p w14:paraId="441F622B" w14:textId="77777777" w:rsidR="00D844C3" w:rsidRPr="00D844C3" w:rsidRDefault="00D844C3" w:rsidP="00D844C3">
      <w:pPr>
        <w:rPr>
          <w:lang w:val="en-US"/>
        </w:rPr>
      </w:pPr>
    </w:p>
    <w:p w14:paraId="3FA002A0" w14:textId="537C17BD" w:rsidR="00F20A53" w:rsidRDefault="00F20A53" w:rsidP="00066D69">
      <w:pPr>
        <w:rPr>
          <w:lang w:val="en-US"/>
        </w:rPr>
      </w:pPr>
    </w:p>
    <w:p w14:paraId="5AA79236" w14:textId="036FAE1A" w:rsidR="0028061D" w:rsidRDefault="0028061D" w:rsidP="00066D69">
      <w:pPr>
        <w:rPr>
          <w:lang w:val="en-US"/>
        </w:rPr>
      </w:pPr>
    </w:p>
    <w:p w14:paraId="6E76BBF6" w14:textId="5C15C620" w:rsidR="0028061D" w:rsidRDefault="0028061D">
      <w:pPr>
        <w:spacing w:line="240" w:lineRule="auto"/>
        <w:rPr>
          <w:lang w:val="en-US"/>
        </w:rPr>
      </w:pPr>
      <w:r>
        <w:rPr>
          <w:lang w:val="en-US"/>
        </w:rPr>
        <w:br w:type="page"/>
      </w:r>
    </w:p>
    <w:p w14:paraId="4A5E99E8" w14:textId="7B05F0EC" w:rsidR="0028061D" w:rsidRPr="005E283F" w:rsidRDefault="0028061D" w:rsidP="00066D69">
      <w:pPr>
        <w:rPr>
          <w:b/>
          <w:lang w:val="en-US"/>
        </w:rPr>
      </w:pPr>
      <w:r w:rsidRPr="005E283F">
        <w:rPr>
          <w:b/>
          <w:lang w:val="en-US"/>
        </w:rPr>
        <w:lastRenderedPageBreak/>
        <w:t>Supplementary Material</w:t>
      </w:r>
    </w:p>
    <w:p w14:paraId="400DBF6B" w14:textId="6A7554EB" w:rsidR="0028061D" w:rsidRDefault="0028061D" w:rsidP="00066D69">
      <w:pPr>
        <w:rPr>
          <w:lang w:val="en-US"/>
        </w:rPr>
      </w:pPr>
    </w:p>
    <w:p w14:paraId="7E7822A7" w14:textId="4A19BCF3" w:rsidR="0028061D" w:rsidRDefault="0028061D" w:rsidP="00066D69">
      <w:pPr>
        <w:rPr>
          <w:lang w:val="en-US"/>
        </w:rPr>
      </w:pPr>
      <w:r>
        <w:rPr>
          <w:lang w:val="en-US"/>
        </w:rPr>
        <w:t xml:space="preserve">Table S.1. </w:t>
      </w:r>
      <w:r w:rsidR="009557C0">
        <w:rPr>
          <w:lang w:val="en-US"/>
        </w:rPr>
        <w:t>95% confidence interval c</w:t>
      </w:r>
      <w:r>
        <w:rPr>
          <w:lang w:val="en-US"/>
        </w:rPr>
        <w:t>overage p</w:t>
      </w:r>
      <w:r w:rsidR="00B15C41">
        <w:rPr>
          <w:lang w:val="en-US"/>
        </w:rPr>
        <w:t>ercentages</w:t>
      </w:r>
      <w:r>
        <w:rPr>
          <w:lang w:val="en-US"/>
        </w:rPr>
        <w:t xml:space="preserve"> for simulations.</w:t>
      </w:r>
    </w:p>
    <w:tbl>
      <w:tblPr>
        <w:tblStyle w:val="Table"/>
        <w:tblW w:w="0" w:type="pct"/>
        <w:tblLook w:val="07E0" w:firstRow="1" w:lastRow="1" w:firstColumn="1" w:lastColumn="1" w:noHBand="1" w:noVBand="1"/>
      </w:tblPr>
      <w:tblGrid>
        <w:gridCol w:w="1270"/>
        <w:gridCol w:w="963"/>
        <w:gridCol w:w="1177"/>
        <w:gridCol w:w="1163"/>
        <w:gridCol w:w="1377"/>
        <w:gridCol w:w="683"/>
      </w:tblGrid>
      <w:tr w:rsidR="005E283F" w:rsidRPr="005E283F" w14:paraId="450A29ED" w14:textId="77777777" w:rsidTr="005E283F">
        <w:tc>
          <w:tcPr>
            <w:tcW w:w="0" w:type="auto"/>
            <w:tcBorders>
              <w:bottom w:val="single" w:sz="0" w:space="0" w:color="auto"/>
            </w:tcBorders>
            <w:vAlign w:val="center"/>
          </w:tcPr>
          <w:p w14:paraId="05EF6A80" w14:textId="71B73F1E" w:rsidR="005E283F" w:rsidRPr="005E283F" w:rsidRDefault="005E283F" w:rsidP="005E283F">
            <w:pPr>
              <w:pStyle w:val="Compact"/>
              <w:jc w:val="center"/>
              <w:rPr>
                <w:rFonts w:ascii="Times New Roman" w:hAnsi="Times New Roman" w:cs="Times New Roman"/>
              </w:rPr>
            </w:pPr>
            <w:r>
              <w:rPr>
                <w:rFonts w:ascii="Times New Roman" w:hAnsi="Times New Roman" w:cs="Times New Roman"/>
              </w:rPr>
              <w:t>Simulation</w:t>
            </w:r>
          </w:p>
        </w:tc>
        <w:tc>
          <w:tcPr>
            <w:tcW w:w="0" w:type="auto"/>
            <w:tcBorders>
              <w:bottom w:val="single" w:sz="0" w:space="0" w:color="auto"/>
            </w:tcBorders>
            <w:vAlign w:val="center"/>
          </w:tcPr>
          <w:p w14:paraId="4CD56600" w14:textId="77777777" w:rsidR="005E283F" w:rsidRPr="005E283F" w:rsidRDefault="005E283F" w:rsidP="005E283F">
            <w:pPr>
              <w:pStyle w:val="Compact"/>
              <w:jc w:val="center"/>
              <w:rPr>
                <w:rFonts w:ascii="Times New Roman" w:hAnsi="Times New Roman" w:cs="Times New Roman"/>
              </w:rPr>
            </w:pPr>
            <w:r w:rsidRPr="005E283F">
              <w:rPr>
                <w:rFonts w:ascii="Times New Roman" w:hAnsi="Times New Roman" w:cs="Times New Roman"/>
              </w:rPr>
              <w:t>P-GLM</w:t>
            </w:r>
          </w:p>
        </w:tc>
        <w:tc>
          <w:tcPr>
            <w:tcW w:w="0" w:type="auto"/>
            <w:tcBorders>
              <w:bottom w:val="single" w:sz="0" w:space="0" w:color="auto"/>
            </w:tcBorders>
            <w:vAlign w:val="center"/>
          </w:tcPr>
          <w:p w14:paraId="31B6DC00" w14:textId="77777777" w:rsidR="005E283F" w:rsidRPr="005E283F" w:rsidRDefault="005E283F" w:rsidP="005E283F">
            <w:pPr>
              <w:pStyle w:val="Compact"/>
              <w:jc w:val="center"/>
              <w:rPr>
                <w:rFonts w:ascii="Times New Roman" w:hAnsi="Times New Roman" w:cs="Times New Roman"/>
              </w:rPr>
            </w:pPr>
            <w:r w:rsidRPr="005E283F">
              <w:rPr>
                <w:rFonts w:ascii="Times New Roman" w:hAnsi="Times New Roman" w:cs="Times New Roman"/>
              </w:rPr>
              <w:t>P-GLMM</w:t>
            </w:r>
          </w:p>
        </w:tc>
        <w:tc>
          <w:tcPr>
            <w:tcW w:w="0" w:type="auto"/>
            <w:tcBorders>
              <w:bottom w:val="single" w:sz="0" w:space="0" w:color="auto"/>
            </w:tcBorders>
            <w:vAlign w:val="center"/>
          </w:tcPr>
          <w:p w14:paraId="4F22C936" w14:textId="77777777" w:rsidR="005E283F" w:rsidRPr="005E283F" w:rsidRDefault="005E283F" w:rsidP="005E283F">
            <w:pPr>
              <w:pStyle w:val="Compact"/>
              <w:jc w:val="center"/>
              <w:rPr>
                <w:rFonts w:ascii="Times New Roman" w:hAnsi="Times New Roman" w:cs="Times New Roman"/>
              </w:rPr>
            </w:pPr>
            <w:r w:rsidRPr="005E283F">
              <w:rPr>
                <w:rFonts w:ascii="Times New Roman" w:hAnsi="Times New Roman" w:cs="Times New Roman"/>
              </w:rPr>
              <w:t>NB-GLM</w:t>
            </w:r>
          </w:p>
        </w:tc>
        <w:tc>
          <w:tcPr>
            <w:tcW w:w="0" w:type="auto"/>
            <w:tcBorders>
              <w:bottom w:val="single" w:sz="0" w:space="0" w:color="auto"/>
            </w:tcBorders>
            <w:vAlign w:val="center"/>
          </w:tcPr>
          <w:p w14:paraId="048DF4F6" w14:textId="77777777" w:rsidR="005E283F" w:rsidRPr="005E283F" w:rsidRDefault="005E283F" w:rsidP="005E283F">
            <w:pPr>
              <w:pStyle w:val="Compact"/>
              <w:jc w:val="center"/>
              <w:rPr>
                <w:rFonts w:ascii="Times New Roman" w:hAnsi="Times New Roman" w:cs="Times New Roman"/>
              </w:rPr>
            </w:pPr>
            <w:r w:rsidRPr="005E283F">
              <w:rPr>
                <w:rFonts w:ascii="Times New Roman" w:hAnsi="Times New Roman" w:cs="Times New Roman"/>
              </w:rPr>
              <w:t>NB-GLMM</w:t>
            </w:r>
          </w:p>
        </w:tc>
        <w:tc>
          <w:tcPr>
            <w:tcW w:w="0" w:type="auto"/>
            <w:tcBorders>
              <w:bottom w:val="single" w:sz="0" w:space="0" w:color="auto"/>
            </w:tcBorders>
            <w:vAlign w:val="center"/>
          </w:tcPr>
          <w:p w14:paraId="54FB3AC3" w14:textId="77777777" w:rsidR="005E283F" w:rsidRPr="005E283F" w:rsidRDefault="005E283F" w:rsidP="005E283F">
            <w:pPr>
              <w:pStyle w:val="Compact"/>
              <w:jc w:val="center"/>
              <w:rPr>
                <w:rFonts w:ascii="Times New Roman" w:hAnsi="Times New Roman" w:cs="Times New Roman"/>
              </w:rPr>
            </w:pPr>
            <w:r w:rsidRPr="005E283F">
              <w:rPr>
                <w:rFonts w:ascii="Times New Roman" w:hAnsi="Times New Roman" w:cs="Times New Roman"/>
              </w:rPr>
              <w:t>GEE</w:t>
            </w:r>
          </w:p>
        </w:tc>
      </w:tr>
      <w:tr w:rsidR="005E283F" w:rsidRPr="005E283F" w14:paraId="66F8CAB3" w14:textId="77777777" w:rsidTr="005E283F">
        <w:tc>
          <w:tcPr>
            <w:tcW w:w="0" w:type="auto"/>
            <w:vAlign w:val="center"/>
          </w:tcPr>
          <w:p w14:paraId="31F72FD5" w14:textId="77777777" w:rsidR="005E283F" w:rsidRPr="005E283F" w:rsidRDefault="005E283F" w:rsidP="005E283F">
            <w:pPr>
              <w:pStyle w:val="Compact"/>
              <w:jc w:val="center"/>
              <w:rPr>
                <w:rFonts w:ascii="Times New Roman" w:hAnsi="Times New Roman" w:cs="Times New Roman"/>
              </w:rPr>
            </w:pPr>
            <w:r w:rsidRPr="005E283F">
              <w:rPr>
                <w:rFonts w:ascii="Times New Roman" w:hAnsi="Times New Roman" w:cs="Times New Roman"/>
              </w:rPr>
              <w:t>1</w:t>
            </w:r>
          </w:p>
        </w:tc>
        <w:tc>
          <w:tcPr>
            <w:tcW w:w="0" w:type="auto"/>
            <w:vAlign w:val="center"/>
          </w:tcPr>
          <w:p w14:paraId="72F2C3D6" w14:textId="77777777" w:rsidR="005E283F" w:rsidRPr="005E283F" w:rsidRDefault="005E283F" w:rsidP="005E283F">
            <w:pPr>
              <w:pStyle w:val="Compact"/>
              <w:jc w:val="center"/>
              <w:rPr>
                <w:rFonts w:ascii="Times New Roman" w:hAnsi="Times New Roman" w:cs="Times New Roman"/>
              </w:rPr>
            </w:pPr>
            <w:r w:rsidRPr="005E283F">
              <w:rPr>
                <w:rFonts w:ascii="Times New Roman" w:hAnsi="Times New Roman" w:cs="Times New Roman"/>
              </w:rPr>
              <w:t>94.5</w:t>
            </w:r>
          </w:p>
        </w:tc>
        <w:tc>
          <w:tcPr>
            <w:tcW w:w="0" w:type="auto"/>
            <w:vAlign w:val="center"/>
          </w:tcPr>
          <w:p w14:paraId="664FD131" w14:textId="77777777" w:rsidR="005E283F" w:rsidRPr="005E283F" w:rsidRDefault="005E283F" w:rsidP="005E283F">
            <w:pPr>
              <w:pStyle w:val="Compact"/>
              <w:jc w:val="center"/>
              <w:rPr>
                <w:rFonts w:ascii="Times New Roman" w:hAnsi="Times New Roman" w:cs="Times New Roman"/>
              </w:rPr>
            </w:pPr>
            <w:r w:rsidRPr="005E283F">
              <w:rPr>
                <w:rFonts w:ascii="Times New Roman" w:hAnsi="Times New Roman" w:cs="Times New Roman"/>
              </w:rPr>
              <w:t>94.5</w:t>
            </w:r>
          </w:p>
        </w:tc>
        <w:tc>
          <w:tcPr>
            <w:tcW w:w="0" w:type="auto"/>
            <w:vAlign w:val="center"/>
          </w:tcPr>
          <w:p w14:paraId="1F1926BC" w14:textId="77777777" w:rsidR="005E283F" w:rsidRPr="005E283F" w:rsidRDefault="005E283F" w:rsidP="005E283F">
            <w:pPr>
              <w:pStyle w:val="Compact"/>
              <w:jc w:val="center"/>
              <w:rPr>
                <w:rFonts w:ascii="Times New Roman" w:hAnsi="Times New Roman" w:cs="Times New Roman"/>
              </w:rPr>
            </w:pPr>
            <w:r w:rsidRPr="005E283F">
              <w:rPr>
                <w:rFonts w:ascii="Times New Roman" w:hAnsi="Times New Roman" w:cs="Times New Roman"/>
              </w:rPr>
              <w:t>94.5</w:t>
            </w:r>
          </w:p>
        </w:tc>
        <w:tc>
          <w:tcPr>
            <w:tcW w:w="0" w:type="auto"/>
            <w:vAlign w:val="center"/>
          </w:tcPr>
          <w:p w14:paraId="22EFBD49" w14:textId="77777777" w:rsidR="005E283F" w:rsidRPr="005E283F" w:rsidRDefault="005E283F" w:rsidP="005E283F">
            <w:pPr>
              <w:pStyle w:val="Compact"/>
              <w:jc w:val="center"/>
              <w:rPr>
                <w:rFonts w:ascii="Times New Roman" w:hAnsi="Times New Roman" w:cs="Times New Roman"/>
              </w:rPr>
            </w:pPr>
            <w:r w:rsidRPr="005E283F">
              <w:rPr>
                <w:rFonts w:ascii="Times New Roman" w:hAnsi="Times New Roman" w:cs="Times New Roman"/>
              </w:rPr>
              <w:t>94.5</w:t>
            </w:r>
          </w:p>
        </w:tc>
        <w:tc>
          <w:tcPr>
            <w:tcW w:w="0" w:type="auto"/>
            <w:vAlign w:val="center"/>
          </w:tcPr>
          <w:p w14:paraId="623D5BD4" w14:textId="77777777" w:rsidR="005E283F" w:rsidRPr="005E283F" w:rsidRDefault="005E283F" w:rsidP="005E283F">
            <w:pPr>
              <w:pStyle w:val="Compact"/>
              <w:jc w:val="center"/>
              <w:rPr>
                <w:rFonts w:ascii="Times New Roman" w:hAnsi="Times New Roman" w:cs="Times New Roman"/>
              </w:rPr>
            </w:pPr>
            <w:r w:rsidRPr="005E283F">
              <w:rPr>
                <w:rFonts w:ascii="Times New Roman" w:hAnsi="Times New Roman" w:cs="Times New Roman"/>
              </w:rPr>
              <w:t>94.5</w:t>
            </w:r>
          </w:p>
        </w:tc>
      </w:tr>
      <w:tr w:rsidR="005E283F" w:rsidRPr="005E283F" w14:paraId="7A51C380" w14:textId="77777777" w:rsidTr="005E283F">
        <w:tc>
          <w:tcPr>
            <w:tcW w:w="0" w:type="auto"/>
            <w:vAlign w:val="center"/>
          </w:tcPr>
          <w:p w14:paraId="71852A70" w14:textId="77777777" w:rsidR="005E283F" w:rsidRPr="005E283F" w:rsidRDefault="005E283F" w:rsidP="005E283F">
            <w:pPr>
              <w:pStyle w:val="Compact"/>
              <w:jc w:val="center"/>
              <w:rPr>
                <w:rFonts w:ascii="Times New Roman" w:hAnsi="Times New Roman" w:cs="Times New Roman"/>
              </w:rPr>
            </w:pPr>
            <w:r w:rsidRPr="005E283F">
              <w:rPr>
                <w:rFonts w:ascii="Times New Roman" w:hAnsi="Times New Roman" w:cs="Times New Roman"/>
              </w:rPr>
              <w:t>2</w:t>
            </w:r>
          </w:p>
        </w:tc>
        <w:tc>
          <w:tcPr>
            <w:tcW w:w="0" w:type="auto"/>
            <w:vAlign w:val="center"/>
          </w:tcPr>
          <w:p w14:paraId="1CB9FCBB" w14:textId="77777777" w:rsidR="005E283F" w:rsidRPr="005E283F" w:rsidRDefault="005E283F" w:rsidP="005E283F">
            <w:pPr>
              <w:pStyle w:val="Compact"/>
              <w:jc w:val="center"/>
              <w:rPr>
                <w:rFonts w:ascii="Times New Roman" w:hAnsi="Times New Roman" w:cs="Times New Roman"/>
              </w:rPr>
            </w:pPr>
            <w:r w:rsidRPr="005E283F">
              <w:rPr>
                <w:rFonts w:ascii="Times New Roman" w:hAnsi="Times New Roman" w:cs="Times New Roman"/>
              </w:rPr>
              <w:t>94.5</w:t>
            </w:r>
          </w:p>
        </w:tc>
        <w:tc>
          <w:tcPr>
            <w:tcW w:w="0" w:type="auto"/>
            <w:vAlign w:val="center"/>
          </w:tcPr>
          <w:p w14:paraId="26215718" w14:textId="77777777" w:rsidR="005E283F" w:rsidRPr="005E283F" w:rsidRDefault="005E283F" w:rsidP="005E283F">
            <w:pPr>
              <w:pStyle w:val="Compact"/>
              <w:jc w:val="center"/>
              <w:rPr>
                <w:rFonts w:ascii="Times New Roman" w:hAnsi="Times New Roman" w:cs="Times New Roman"/>
              </w:rPr>
            </w:pPr>
            <w:r w:rsidRPr="005E283F">
              <w:rPr>
                <w:rFonts w:ascii="Times New Roman" w:hAnsi="Times New Roman" w:cs="Times New Roman"/>
              </w:rPr>
              <w:t>55.5</w:t>
            </w:r>
          </w:p>
        </w:tc>
        <w:tc>
          <w:tcPr>
            <w:tcW w:w="0" w:type="auto"/>
            <w:vAlign w:val="center"/>
          </w:tcPr>
          <w:p w14:paraId="6817004B" w14:textId="77777777" w:rsidR="005E283F" w:rsidRPr="005E283F" w:rsidRDefault="005E283F" w:rsidP="005E283F">
            <w:pPr>
              <w:pStyle w:val="Compact"/>
              <w:jc w:val="center"/>
              <w:rPr>
                <w:rFonts w:ascii="Times New Roman" w:hAnsi="Times New Roman" w:cs="Times New Roman"/>
              </w:rPr>
            </w:pPr>
            <w:r w:rsidRPr="005E283F">
              <w:rPr>
                <w:rFonts w:ascii="Times New Roman" w:hAnsi="Times New Roman" w:cs="Times New Roman"/>
              </w:rPr>
              <w:t>98.5</w:t>
            </w:r>
          </w:p>
        </w:tc>
        <w:tc>
          <w:tcPr>
            <w:tcW w:w="0" w:type="auto"/>
            <w:vAlign w:val="center"/>
          </w:tcPr>
          <w:p w14:paraId="55732F83" w14:textId="77777777" w:rsidR="005E283F" w:rsidRPr="005E283F" w:rsidRDefault="005E283F" w:rsidP="005E283F">
            <w:pPr>
              <w:pStyle w:val="Compact"/>
              <w:jc w:val="center"/>
              <w:rPr>
                <w:rFonts w:ascii="Times New Roman" w:hAnsi="Times New Roman" w:cs="Times New Roman"/>
              </w:rPr>
            </w:pPr>
            <w:r w:rsidRPr="005E283F">
              <w:rPr>
                <w:rFonts w:ascii="Times New Roman" w:hAnsi="Times New Roman" w:cs="Times New Roman"/>
              </w:rPr>
              <w:t>94.5</w:t>
            </w:r>
          </w:p>
        </w:tc>
        <w:tc>
          <w:tcPr>
            <w:tcW w:w="0" w:type="auto"/>
            <w:vAlign w:val="center"/>
          </w:tcPr>
          <w:p w14:paraId="3EF28E81" w14:textId="77777777" w:rsidR="005E283F" w:rsidRPr="005E283F" w:rsidRDefault="005E283F" w:rsidP="005E283F">
            <w:pPr>
              <w:pStyle w:val="Compact"/>
              <w:jc w:val="center"/>
              <w:rPr>
                <w:rFonts w:ascii="Times New Roman" w:hAnsi="Times New Roman" w:cs="Times New Roman"/>
              </w:rPr>
            </w:pPr>
            <w:r w:rsidRPr="005E283F">
              <w:rPr>
                <w:rFonts w:ascii="Times New Roman" w:hAnsi="Times New Roman" w:cs="Times New Roman"/>
              </w:rPr>
              <w:t>94.0</w:t>
            </w:r>
          </w:p>
        </w:tc>
      </w:tr>
      <w:tr w:rsidR="005E283F" w:rsidRPr="005E283F" w14:paraId="1A70FD1C" w14:textId="77777777" w:rsidTr="005E283F">
        <w:tc>
          <w:tcPr>
            <w:tcW w:w="0" w:type="auto"/>
            <w:vAlign w:val="center"/>
          </w:tcPr>
          <w:p w14:paraId="2DC60122" w14:textId="77777777" w:rsidR="005E283F" w:rsidRPr="005E283F" w:rsidRDefault="005E283F" w:rsidP="005E283F">
            <w:pPr>
              <w:pStyle w:val="Compact"/>
              <w:jc w:val="center"/>
              <w:rPr>
                <w:rFonts w:ascii="Times New Roman" w:hAnsi="Times New Roman" w:cs="Times New Roman"/>
              </w:rPr>
            </w:pPr>
            <w:r w:rsidRPr="005E283F">
              <w:rPr>
                <w:rFonts w:ascii="Times New Roman" w:hAnsi="Times New Roman" w:cs="Times New Roman"/>
              </w:rPr>
              <w:t>3</w:t>
            </w:r>
          </w:p>
        </w:tc>
        <w:tc>
          <w:tcPr>
            <w:tcW w:w="0" w:type="auto"/>
            <w:vAlign w:val="center"/>
          </w:tcPr>
          <w:p w14:paraId="2026441A" w14:textId="77777777" w:rsidR="005E283F" w:rsidRPr="005E283F" w:rsidRDefault="005E283F" w:rsidP="005E283F">
            <w:pPr>
              <w:pStyle w:val="Compact"/>
              <w:jc w:val="center"/>
              <w:rPr>
                <w:rFonts w:ascii="Times New Roman" w:hAnsi="Times New Roman" w:cs="Times New Roman"/>
              </w:rPr>
            </w:pPr>
            <w:r w:rsidRPr="005E283F">
              <w:rPr>
                <w:rFonts w:ascii="Times New Roman" w:hAnsi="Times New Roman" w:cs="Times New Roman"/>
              </w:rPr>
              <w:t>85.0</w:t>
            </w:r>
          </w:p>
        </w:tc>
        <w:tc>
          <w:tcPr>
            <w:tcW w:w="0" w:type="auto"/>
            <w:vAlign w:val="center"/>
          </w:tcPr>
          <w:p w14:paraId="770F6F9C" w14:textId="77777777" w:rsidR="005E283F" w:rsidRPr="005E283F" w:rsidRDefault="005E283F" w:rsidP="005E283F">
            <w:pPr>
              <w:pStyle w:val="Compact"/>
              <w:jc w:val="center"/>
              <w:rPr>
                <w:rFonts w:ascii="Times New Roman" w:hAnsi="Times New Roman" w:cs="Times New Roman"/>
              </w:rPr>
            </w:pPr>
            <w:r w:rsidRPr="005E283F">
              <w:rPr>
                <w:rFonts w:ascii="Times New Roman" w:hAnsi="Times New Roman" w:cs="Times New Roman"/>
              </w:rPr>
              <w:t>96.0</w:t>
            </w:r>
          </w:p>
        </w:tc>
        <w:tc>
          <w:tcPr>
            <w:tcW w:w="0" w:type="auto"/>
            <w:vAlign w:val="center"/>
          </w:tcPr>
          <w:p w14:paraId="2639AF88" w14:textId="77777777" w:rsidR="005E283F" w:rsidRPr="005E283F" w:rsidRDefault="005E283F" w:rsidP="005E283F">
            <w:pPr>
              <w:pStyle w:val="Compact"/>
              <w:jc w:val="center"/>
              <w:rPr>
                <w:rFonts w:ascii="Times New Roman" w:hAnsi="Times New Roman" w:cs="Times New Roman"/>
              </w:rPr>
            </w:pPr>
            <w:r w:rsidRPr="005E283F">
              <w:rPr>
                <w:rFonts w:ascii="Times New Roman" w:hAnsi="Times New Roman" w:cs="Times New Roman"/>
              </w:rPr>
              <w:t>99.5</w:t>
            </w:r>
          </w:p>
        </w:tc>
        <w:tc>
          <w:tcPr>
            <w:tcW w:w="0" w:type="auto"/>
            <w:vAlign w:val="center"/>
          </w:tcPr>
          <w:p w14:paraId="0E0FB1A0" w14:textId="77777777" w:rsidR="005E283F" w:rsidRPr="005E283F" w:rsidRDefault="005E283F" w:rsidP="005E283F">
            <w:pPr>
              <w:pStyle w:val="Compact"/>
              <w:jc w:val="center"/>
              <w:rPr>
                <w:rFonts w:ascii="Times New Roman" w:hAnsi="Times New Roman" w:cs="Times New Roman"/>
              </w:rPr>
            </w:pPr>
            <w:r w:rsidRPr="005E283F">
              <w:rPr>
                <w:rFonts w:ascii="Times New Roman" w:hAnsi="Times New Roman" w:cs="Times New Roman"/>
              </w:rPr>
              <w:t>96.0</w:t>
            </w:r>
          </w:p>
        </w:tc>
        <w:tc>
          <w:tcPr>
            <w:tcW w:w="0" w:type="auto"/>
            <w:vAlign w:val="center"/>
          </w:tcPr>
          <w:p w14:paraId="0B1E09F7" w14:textId="77777777" w:rsidR="005E283F" w:rsidRPr="005E283F" w:rsidRDefault="005E283F" w:rsidP="005E283F">
            <w:pPr>
              <w:pStyle w:val="Compact"/>
              <w:jc w:val="center"/>
              <w:rPr>
                <w:rFonts w:ascii="Times New Roman" w:hAnsi="Times New Roman" w:cs="Times New Roman"/>
              </w:rPr>
            </w:pPr>
            <w:r w:rsidRPr="005E283F">
              <w:rPr>
                <w:rFonts w:ascii="Times New Roman" w:hAnsi="Times New Roman" w:cs="Times New Roman"/>
              </w:rPr>
              <w:t>99.5</w:t>
            </w:r>
          </w:p>
        </w:tc>
      </w:tr>
      <w:tr w:rsidR="005E283F" w:rsidRPr="005E283F" w14:paraId="05E62B34" w14:textId="77777777" w:rsidTr="005E283F">
        <w:tc>
          <w:tcPr>
            <w:tcW w:w="0" w:type="auto"/>
            <w:vAlign w:val="center"/>
          </w:tcPr>
          <w:p w14:paraId="7BAACD5F" w14:textId="77777777" w:rsidR="005E283F" w:rsidRPr="005E283F" w:rsidRDefault="005E283F" w:rsidP="005E283F">
            <w:pPr>
              <w:pStyle w:val="Compact"/>
              <w:jc w:val="center"/>
              <w:rPr>
                <w:rFonts w:ascii="Times New Roman" w:hAnsi="Times New Roman" w:cs="Times New Roman"/>
              </w:rPr>
            </w:pPr>
            <w:r w:rsidRPr="005E283F">
              <w:rPr>
                <w:rFonts w:ascii="Times New Roman" w:hAnsi="Times New Roman" w:cs="Times New Roman"/>
              </w:rPr>
              <w:t>4</w:t>
            </w:r>
          </w:p>
        </w:tc>
        <w:tc>
          <w:tcPr>
            <w:tcW w:w="0" w:type="auto"/>
            <w:vAlign w:val="center"/>
          </w:tcPr>
          <w:p w14:paraId="6295AA2C" w14:textId="77777777" w:rsidR="005E283F" w:rsidRPr="005E283F" w:rsidRDefault="005E283F" w:rsidP="005E283F">
            <w:pPr>
              <w:pStyle w:val="Compact"/>
              <w:jc w:val="center"/>
              <w:rPr>
                <w:rFonts w:ascii="Times New Roman" w:hAnsi="Times New Roman" w:cs="Times New Roman"/>
              </w:rPr>
            </w:pPr>
            <w:r w:rsidRPr="005E283F">
              <w:rPr>
                <w:rFonts w:ascii="Times New Roman" w:hAnsi="Times New Roman" w:cs="Times New Roman"/>
              </w:rPr>
              <w:t>95.5</w:t>
            </w:r>
          </w:p>
        </w:tc>
        <w:tc>
          <w:tcPr>
            <w:tcW w:w="0" w:type="auto"/>
            <w:vAlign w:val="center"/>
          </w:tcPr>
          <w:p w14:paraId="22AE5325" w14:textId="77777777" w:rsidR="005E283F" w:rsidRPr="005E283F" w:rsidRDefault="005E283F" w:rsidP="005E283F">
            <w:pPr>
              <w:pStyle w:val="Compact"/>
              <w:jc w:val="center"/>
              <w:rPr>
                <w:rFonts w:ascii="Times New Roman" w:hAnsi="Times New Roman" w:cs="Times New Roman"/>
              </w:rPr>
            </w:pPr>
            <w:r w:rsidRPr="005E283F">
              <w:rPr>
                <w:rFonts w:ascii="Times New Roman" w:hAnsi="Times New Roman" w:cs="Times New Roman"/>
              </w:rPr>
              <w:t>0.0</w:t>
            </w:r>
          </w:p>
        </w:tc>
        <w:tc>
          <w:tcPr>
            <w:tcW w:w="0" w:type="auto"/>
            <w:vAlign w:val="center"/>
          </w:tcPr>
          <w:p w14:paraId="14B88145" w14:textId="77777777" w:rsidR="005E283F" w:rsidRPr="005E283F" w:rsidRDefault="005E283F" w:rsidP="005E283F">
            <w:pPr>
              <w:pStyle w:val="Compact"/>
              <w:jc w:val="center"/>
              <w:rPr>
                <w:rFonts w:ascii="Times New Roman" w:hAnsi="Times New Roman" w:cs="Times New Roman"/>
              </w:rPr>
            </w:pPr>
            <w:r w:rsidRPr="005E283F">
              <w:rPr>
                <w:rFonts w:ascii="Times New Roman" w:hAnsi="Times New Roman" w:cs="Times New Roman"/>
              </w:rPr>
              <w:t>0.0</w:t>
            </w:r>
          </w:p>
        </w:tc>
        <w:tc>
          <w:tcPr>
            <w:tcW w:w="0" w:type="auto"/>
            <w:vAlign w:val="center"/>
          </w:tcPr>
          <w:p w14:paraId="0543EAD8" w14:textId="77777777" w:rsidR="005E283F" w:rsidRPr="005E283F" w:rsidRDefault="005E283F" w:rsidP="005E283F">
            <w:pPr>
              <w:pStyle w:val="Compact"/>
              <w:jc w:val="center"/>
              <w:rPr>
                <w:rFonts w:ascii="Times New Roman" w:hAnsi="Times New Roman" w:cs="Times New Roman"/>
              </w:rPr>
            </w:pPr>
            <w:r w:rsidRPr="005E283F">
              <w:rPr>
                <w:rFonts w:ascii="Times New Roman" w:hAnsi="Times New Roman" w:cs="Times New Roman"/>
              </w:rPr>
              <w:t>0.0</w:t>
            </w:r>
          </w:p>
        </w:tc>
        <w:tc>
          <w:tcPr>
            <w:tcW w:w="0" w:type="auto"/>
            <w:vAlign w:val="center"/>
          </w:tcPr>
          <w:p w14:paraId="19950B7B" w14:textId="77777777" w:rsidR="005E283F" w:rsidRPr="005E283F" w:rsidRDefault="005E283F" w:rsidP="005E283F">
            <w:pPr>
              <w:pStyle w:val="Compact"/>
              <w:jc w:val="center"/>
              <w:rPr>
                <w:rFonts w:ascii="Times New Roman" w:hAnsi="Times New Roman" w:cs="Times New Roman"/>
              </w:rPr>
            </w:pPr>
            <w:r w:rsidRPr="005E283F">
              <w:rPr>
                <w:rFonts w:ascii="Times New Roman" w:hAnsi="Times New Roman" w:cs="Times New Roman"/>
              </w:rPr>
              <w:t>58.0</w:t>
            </w:r>
          </w:p>
        </w:tc>
      </w:tr>
    </w:tbl>
    <w:p w14:paraId="481C6C77" w14:textId="77777777" w:rsidR="0028061D" w:rsidRPr="00066D69" w:rsidRDefault="0028061D" w:rsidP="00066D69">
      <w:pPr>
        <w:rPr>
          <w:lang w:val="en-US"/>
        </w:rPr>
      </w:pPr>
    </w:p>
    <w:sectPr w:rsidR="0028061D" w:rsidRPr="00066D69" w:rsidSect="00165A21">
      <w:pgSz w:w="11901" w:h="16840" w:code="9"/>
      <w:pgMar w:top="1418" w:right="1701" w:bottom="1418"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Krieger, Nancy" w:date="2021-06-08T10:51:00Z" w:initials="KN">
    <w:p w14:paraId="6B2E3278" w14:textId="37934757" w:rsidR="00FE7D33" w:rsidRDefault="00FE7D33">
      <w:pPr>
        <w:pStyle w:val="CommentText"/>
      </w:pPr>
      <w:r>
        <w:rPr>
          <w:rStyle w:val="CommentReference"/>
        </w:rPr>
        <w:annotationRef/>
      </w:r>
      <w:r>
        <w:t>Also cite:</w:t>
      </w:r>
    </w:p>
    <w:p w14:paraId="2824B63D" w14:textId="04D7E278" w:rsidR="00FE7D33" w:rsidRDefault="00FE7D33">
      <w:pPr>
        <w:pStyle w:val="CommentText"/>
        <w:rPr>
          <w:rStyle w:val="do-cited-doi"/>
        </w:rPr>
      </w:pPr>
      <w:r>
        <w:t xml:space="preserve">-- Boyd R, Lindo EG, Weeks LD, McLemore MR. On racism: a new standard for publishing on racial health inequities. </w:t>
      </w:r>
      <w:r w:rsidRPr="00AB13E3">
        <w:rPr>
          <w:i/>
        </w:rPr>
        <w:t>Health Affairs Blog</w:t>
      </w:r>
      <w:r>
        <w:t xml:space="preserve">, July 2, 2020. </w:t>
      </w:r>
      <w:r>
        <w:rPr>
          <w:rStyle w:val="do-cited-doi"/>
        </w:rPr>
        <w:t xml:space="preserve">DOI: 10.1377/hblog20200630.939347 </w:t>
      </w:r>
    </w:p>
    <w:p w14:paraId="027638DD" w14:textId="1F84E61B" w:rsidR="00FE7D33" w:rsidRPr="00EC1AF2" w:rsidRDefault="00FE7D33" w:rsidP="00EC1AF2">
      <w:pPr>
        <w:pStyle w:val="CommentText"/>
      </w:pPr>
      <w:r>
        <w:rPr>
          <w:rStyle w:val="do-cited-doi"/>
        </w:rPr>
        <w:t xml:space="preserve">-- </w:t>
      </w:r>
      <w:r w:rsidRPr="00EC1AF2">
        <w:t xml:space="preserve">Krieger N. Structural racism, health inequities, and the two-edged sword of data: structural problems require structural solutions. </w:t>
      </w:r>
      <w:r w:rsidRPr="00EC1AF2">
        <w:rPr>
          <w:i/>
        </w:rPr>
        <w:t xml:space="preserve">Front </w:t>
      </w:r>
      <w:r>
        <w:rPr>
          <w:i/>
        </w:rPr>
        <w:t>P</w:t>
      </w:r>
      <w:r w:rsidRPr="00EC1AF2">
        <w:rPr>
          <w:i/>
        </w:rPr>
        <w:t xml:space="preserve">ublic </w:t>
      </w:r>
      <w:r>
        <w:rPr>
          <w:i/>
        </w:rPr>
        <w:t>H</w:t>
      </w:r>
      <w:r w:rsidRPr="00EC1AF2">
        <w:rPr>
          <w:i/>
        </w:rPr>
        <w:t>ealth</w:t>
      </w:r>
      <w:r w:rsidRPr="00EC1AF2">
        <w:t xml:space="preserve"> 2021 Apr 15;</w:t>
      </w:r>
      <w:r>
        <w:t xml:space="preserve"> </w:t>
      </w:r>
      <w:r w:rsidRPr="00EC1AF2">
        <w:t xml:space="preserve">9:655447. </w:t>
      </w:r>
      <w:proofErr w:type="spellStart"/>
      <w:r w:rsidRPr="00EC1AF2">
        <w:t>doi</w:t>
      </w:r>
      <w:proofErr w:type="spellEnd"/>
      <w:r w:rsidRPr="00EC1AF2">
        <w:t xml:space="preserve">: 10.3389/fpubh.2021.655447. </w:t>
      </w:r>
    </w:p>
    <w:p w14:paraId="6E23FD1C" w14:textId="3401405C" w:rsidR="00FE7D33" w:rsidRPr="00EC1AF2" w:rsidRDefault="00FE7D33" w:rsidP="00EC1AF2">
      <w:pPr>
        <w:spacing w:line="240" w:lineRule="auto"/>
        <w:rPr>
          <w:lang w:val="en-US" w:eastAsia="en-US"/>
        </w:rPr>
      </w:pPr>
    </w:p>
    <w:p w14:paraId="6A70F620" w14:textId="11D8D114" w:rsidR="00FE7D33" w:rsidRDefault="00FE7D33">
      <w:pPr>
        <w:pStyle w:val="CommentText"/>
      </w:pPr>
    </w:p>
  </w:comment>
  <w:comment w:id="6" w:author="Krieger, Nancy" w:date="2021-06-08T12:01:00Z" w:initials="KN">
    <w:p w14:paraId="4739751D" w14:textId="024D0CF3" w:rsidR="00FE7D33" w:rsidRDefault="00FE7D33" w:rsidP="000C0957">
      <w:pPr>
        <w:pStyle w:val="CommentText"/>
      </w:pPr>
      <w:r>
        <w:rPr>
          <w:rStyle w:val="CommentReference"/>
        </w:rPr>
        <w:annotationRef/>
      </w:r>
      <w:r>
        <w:t>Cite here the following references that are already included in the reference list:</w:t>
      </w:r>
    </w:p>
    <w:p w14:paraId="024EC73C" w14:textId="77777777" w:rsidR="00FE7D33" w:rsidRDefault="00FE7D33" w:rsidP="000C0957">
      <w:pPr>
        <w:pStyle w:val="CommentText"/>
      </w:pPr>
      <w:r>
        <w:t>-- Krieger 2020</w:t>
      </w:r>
    </w:p>
    <w:p w14:paraId="233DF947" w14:textId="77777777" w:rsidR="00FE7D33" w:rsidRDefault="00FE7D33" w:rsidP="000C0957">
      <w:pPr>
        <w:pStyle w:val="CommentText"/>
      </w:pPr>
      <w:r>
        <w:t xml:space="preserve">-- </w:t>
      </w:r>
      <w:proofErr w:type="spellStart"/>
      <w:r>
        <w:t>Beckfield</w:t>
      </w:r>
      <w:proofErr w:type="spellEnd"/>
      <w:r>
        <w:t xml:space="preserve"> 2018</w:t>
      </w:r>
    </w:p>
    <w:p w14:paraId="1B90E048" w14:textId="77777777" w:rsidR="00FE7D33" w:rsidRDefault="00FE7D33" w:rsidP="000C0957">
      <w:pPr>
        <w:pStyle w:val="CommentText"/>
      </w:pPr>
      <w:r>
        <w:t xml:space="preserve">-- </w:t>
      </w:r>
      <w:proofErr w:type="spellStart"/>
      <w:r>
        <w:t>Braveman</w:t>
      </w:r>
      <w:proofErr w:type="spellEnd"/>
      <w:r>
        <w:t xml:space="preserve"> and </w:t>
      </w:r>
      <w:proofErr w:type="spellStart"/>
      <w:r>
        <w:t>Gruskin</w:t>
      </w:r>
      <w:proofErr w:type="spellEnd"/>
      <w:r>
        <w:t xml:space="preserve"> 2003</w:t>
      </w:r>
    </w:p>
    <w:p w14:paraId="52880520" w14:textId="28B1C928" w:rsidR="00FE7D33" w:rsidRDefault="00FE7D33">
      <w:pPr>
        <w:pStyle w:val="CommentText"/>
      </w:pPr>
      <w:r>
        <w:t>-- Whitehead 1992</w:t>
      </w:r>
    </w:p>
    <w:p w14:paraId="797C2605" w14:textId="77777777" w:rsidR="00FE7D33" w:rsidRDefault="00FE7D33">
      <w:pPr>
        <w:pStyle w:val="CommentText"/>
      </w:pPr>
    </w:p>
  </w:comment>
  <w:comment w:id="7" w:author="Krieger, Nancy" w:date="2021-06-08T11:59:00Z" w:initials="KN">
    <w:p w14:paraId="3E7F46BE" w14:textId="56EA506D" w:rsidR="00FE7D33" w:rsidRPr="000C0957" w:rsidRDefault="00FE7D33">
      <w:pPr>
        <w:pStyle w:val="CommentText"/>
        <w:rPr>
          <w:rFonts w:ascii="Times New Roman" w:hAnsi="Times New Roman" w:cs="Times New Roman"/>
          <w:sz w:val="24"/>
          <w:szCs w:val="24"/>
        </w:rPr>
      </w:pPr>
      <w:r>
        <w:rPr>
          <w:rStyle w:val="CommentReference"/>
        </w:rPr>
        <w:annotationRef/>
      </w:r>
      <w:r w:rsidRPr="000C0957">
        <w:rPr>
          <w:rFonts w:ascii="Times New Roman" w:hAnsi="Times New Roman" w:cs="Times New Roman"/>
          <w:sz w:val="24"/>
          <w:szCs w:val="24"/>
        </w:rPr>
        <w:t>Include as citations here:</w:t>
      </w:r>
    </w:p>
    <w:p w14:paraId="388EB143" w14:textId="77777777" w:rsidR="00FE7D33" w:rsidRPr="000C0957" w:rsidRDefault="00FE7D33" w:rsidP="000C0957">
      <w:pPr>
        <w:pStyle w:val="CommentText"/>
        <w:rPr>
          <w:rStyle w:val="do-cited-doi"/>
          <w:rFonts w:ascii="Times New Roman" w:hAnsi="Times New Roman" w:cs="Times New Roman"/>
          <w:sz w:val="24"/>
          <w:szCs w:val="24"/>
        </w:rPr>
      </w:pPr>
      <w:r w:rsidRPr="000C0957">
        <w:rPr>
          <w:rFonts w:ascii="Times New Roman" w:hAnsi="Times New Roman" w:cs="Times New Roman"/>
          <w:sz w:val="24"/>
          <w:szCs w:val="24"/>
        </w:rPr>
        <w:t xml:space="preserve">-- Boyd R, Lindo EG, Weeks LD, McLemore MR. On racism: a new standard for publishing on racial health inequities. </w:t>
      </w:r>
      <w:r w:rsidRPr="000C0957">
        <w:rPr>
          <w:rFonts w:ascii="Times New Roman" w:hAnsi="Times New Roman" w:cs="Times New Roman"/>
          <w:i/>
          <w:sz w:val="24"/>
          <w:szCs w:val="24"/>
        </w:rPr>
        <w:t>Health Affairs Blog</w:t>
      </w:r>
      <w:r w:rsidRPr="000C0957">
        <w:rPr>
          <w:rFonts w:ascii="Times New Roman" w:hAnsi="Times New Roman" w:cs="Times New Roman"/>
          <w:sz w:val="24"/>
          <w:szCs w:val="24"/>
        </w:rPr>
        <w:t xml:space="preserve">, July 2, 2020. </w:t>
      </w:r>
      <w:r w:rsidRPr="000C0957">
        <w:rPr>
          <w:rStyle w:val="do-cited-doi"/>
          <w:rFonts w:ascii="Times New Roman" w:hAnsi="Times New Roman" w:cs="Times New Roman"/>
          <w:sz w:val="24"/>
          <w:szCs w:val="24"/>
        </w:rPr>
        <w:t xml:space="preserve">DOI: 10.1377/hblog20200630.939347 </w:t>
      </w:r>
    </w:p>
    <w:p w14:paraId="5533189A" w14:textId="77777777" w:rsidR="00FE7D33" w:rsidRPr="00EC1AF2" w:rsidRDefault="00FE7D33" w:rsidP="000C0957">
      <w:pPr>
        <w:pStyle w:val="CommentText"/>
        <w:rPr>
          <w:rFonts w:ascii="Times New Roman" w:hAnsi="Times New Roman" w:cs="Times New Roman"/>
          <w:sz w:val="24"/>
          <w:szCs w:val="24"/>
        </w:rPr>
      </w:pPr>
      <w:r w:rsidRPr="000C0957">
        <w:rPr>
          <w:rStyle w:val="do-cited-doi"/>
          <w:rFonts w:ascii="Times New Roman" w:hAnsi="Times New Roman" w:cs="Times New Roman"/>
          <w:sz w:val="24"/>
          <w:szCs w:val="24"/>
        </w:rPr>
        <w:t xml:space="preserve">-- </w:t>
      </w:r>
      <w:r w:rsidRPr="00EC1AF2">
        <w:rPr>
          <w:rFonts w:ascii="Times New Roman" w:hAnsi="Times New Roman" w:cs="Times New Roman"/>
          <w:sz w:val="24"/>
          <w:szCs w:val="24"/>
        </w:rPr>
        <w:t xml:space="preserve">Krieger N. Structural </w:t>
      </w:r>
      <w:r w:rsidRPr="000C0957">
        <w:rPr>
          <w:rFonts w:ascii="Times New Roman" w:hAnsi="Times New Roman" w:cs="Times New Roman"/>
          <w:sz w:val="24"/>
          <w:szCs w:val="24"/>
        </w:rPr>
        <w:t xml:space="preserve">racism, health inequities, and the two-edged sword of data: structural problems require structural solutions. </w:t>
      </w:r>
      <w:r w:rsidRPr="000C0957">
        <w:rPr>
          <w:rFonts w:ascii="Times New Roman" w:hAnsi="Times New Roman" w:cs="Times New Roman"/>
          <w:i/>
          <w:sz w:val="24"/>
          <w:szCs w:val="24"/>
        </w:rPr>
        <w:t>Front Public Health</w:t>
      </w:r>
      <w:r w:rsidRPr="00EC1AF2">
        <w:rPr>
          <w:rFonts w:ascii="Times New Roman" w:hAnsi="Times New Roman" w:cs="Times New Roman"/>
          <w:sz w:val="24"/>
          <w:szCs w:val="24"/>
        </w:rPr>
        <w:t xml:space="preserve"> 2021 Apr 15;</w:t>
      </w:r>
      <w:r w:rsidRPr="000C0957">
        <w:rPr>
          <w:rFonts w:ascii="Times New Roman" w:hAnsi="Times New Roman" w:cs="Times New Roman"/>
          <w:sz w:val="24"/>
          <w:szCs w:val="24"/>
        </w:rPr>
        <w:t xml:space="preserve"> </w:t>
      </w:r>
      <w:r w:rsidRPr="00EC1AF2">
        <w:rPr>
          <w:rFonts w:ascii="Times New Roman" w:hAnsi="Times New Roman" w:cs="Times New Roman"/>
          <w:sz w:val="24"/>
          <w:szCs w:val="24"/>
        </w:rPr>
        <w:t xml:space="preserve">9:655447. </w:t>
      </w:r>
      <w:proofErr w:type="spellStart"/>
      <w:r w:rsidRPr="00EC1AF2">
        <w:rPr>
          <w:rFonts w:ascii="Times New Roman" w:hAnsi="Times New Roman" w:cs="Times New Roman"/>
          <w:sz w:val="24"/>
          <w:szCs w:val="24"/>
        </w:rPr>
        <w:t>doi</w:t>
      </w:r>
      <w:proofErr w:type="spellEnd"/>
      <w:r w:rsidRPr="00EC1AF2">
        <w:rPr>
          <w:rFonts w:ascii="Times New Roman" w:hAnsi="Times New Roman" w:cs="Times New Roman"/>
          <w:sz w:val="24"/>
          <w:szCs w:val="24"/>
        </w:rPr>
        <w:t xml:space="preserve">: 10.3389/fpubh.2021.655447. </w:t>
      </w:r>
    </w:p>
    <w:p w14:paraId="75BC5EFD" w14:textId="77777777" w:rsidR="00FE7D33" w:rsidRPr="00EC1AF2" w:rsidRDefault="00FE7D33" w:rsidP="000C0957">
      <w:pPr>
        <w:spacing w:line="240" w:lineRule="auto"/>
        <w:rPr>
          <w:lang w:val="en-US" w:eastAsia="en-US"/>
        </w:rPr>
      </w:pPr>
      <w:r w:rsidRPr="000C0957">
        <w:rPr>
          <w:rStyle w:val="do-cited-doi"/>
        </w:rPr>
        <w:t xml:space="preserve">-- </w:t>
      </w:r>
      <w:r w:rsidRPr="000C0957">
        <w:rPr>
          <w:lang w:val="en-US" w:eastAsia="en-US"/>
        </w:rPr>
        <w:t xml:space="preserve">Benjamin R. </w:t>
      </w:r>
      <w:proofErr w:type="spellStart"/>
      <w:r w:rsidRPr="000C0957">
        <w:rPr>
          <w:lang w:val="en-US" w:eastAsia="en-US"/>
        </w:rPr>
        <w:t>Cultura</w:t>
      </w:r>
      <w:proofErr w:type="spellEnd"/>
      <w:r w:rsidRPr="000C0957">
        <w:rPr>
          <w:lang w:val="en-US" w:eastAsia="en-US"/>
        </w:rPr>
        <w:t xml:space="preserve"> Obscura: Race, Power, and "Culture Talk" in the Health Sciences. Am J Law Med 2017; 43(2-3):225-238.</w:t>
      </w:r>
    </w:p>
    <w:p w14:paraId="56950639" w14:textId="477EC385" w:rsidR="00FE7D33" w:rsidRDefault="00FE7D33" w:rsidP="000C0957">
      <w:pPr>
        <w:pStyle w:val="CommentText"/>
      </w:pPr>
    </w:p>
    <w:p w14:paraId="651FA3CD" w14:textId="212DF0B9" w:rsidR="00FE7D33" w:rsidRDefault="00FE7D33" w:rsidP="000C0957">
      <w:pPr>
        <w:pStyle w:val="CommentText"/>
      </w:pPr>
      <w:r>
        <w:t>&amp; also Krieger 2020 (already cited)</w:t>
      </w:r>
    </w:p>
    <w:p w14:paraId="761C58FC" w14:textId="77777777" w:rsidR="00FE7D33" w:rsidRDefault="00FE7D33">
      <w:pPr>
        <w:pStyle w:val="CommentText"/>
      </w:pPr>
    </w:p>
  </w:comment>
  <w:comment w:id="8" w:author="Krieger, Nancy" w:date="2021-06-08T12:03:00Z" w:initials="KN">
    <w:p w14:paraId="67095F19" w14:textId="7AC9D680" w:rsidR="00FE7D33" w:rsidRPr="000C0957" w:rsidRDefault="00FE7D33" w:rsidP="000C0957">
      <w:pPr>
        <w:pStyle w:val="CommentText"/>
        <w:rPr>
          <w:rFonts w:ascii="Times New Roman" w:hAnsi="Times New Roman" w:cs="Times New Roman"/>
          <w:sz w:val="24"/>
          <w:szCs w:val="24"/>
        </w:rPr>
      </w:pPr>
      <w:r>
        <w:rPr>
          <w:rStyle w:val="CommentReference"/>
        </w:rPr>
        <w:annotationRef/>
      </w:r>
      <w:r>
        <w:rPr>
          <w:rStyle w:val="CommentReference"/>
        </w:rPr>
        <w:annotationRef/>
      </w:r>
      <w:r w:rsidRPr="000C0957">
        <w:rPr>
          <w:rFonts w:ascii="Times New Roman" w:hAnsi="Times New Roman" w:cs="Times New Roman"/>
          <w:sz w:val="24"/>
          <w:szCs w:val="24"/>
        </w:rPr>
        <w:t>Include as citations here:</w:t>
      </w:r>
    </w:p>
    <w:p w14:paraId="6D921EEA" w14:textId="77777777" w:rsidR="00FE7D33" w:rsidRPr="000C0957" w:rsidRDefault="00FE7D33" w:rsidP="000C0957">
      <w:pPr>
        <w:pStyle w:val="CommentText"/>
        <w:rPr>
          <w:rStyle w:val="do-cited-doi"/>
          <w:rFonts w:ascii="Times New Roman" w:hAnsi="Times New Roman" w:cs="Times New Roman"/>
          <w:sz w:val="24"/>
          <w:szCs w:val="24"/>
        </w:rPr>
      </w:pPr>
      <w:r w:rsidRPr="000C0957">
        <w:rPr>
          <w:rFonts w:ascii="Times New Roman" w:hAnsi="Times New Roman" w:cs="Times New Roman"/>
          <w:sz w:val="24"/>
          <w:szCs w:val="24"/>
        </w:rPr>
        <w:t xml:space="preserve">-- Boyd R, Lindo EG, Weeks LD, McLemore MR. On racism: a new standard for publishing on racial health inequities. </w:t>
      </w:r>
      <w:r w:rsidRPr="000C0957">
        <w:rPr>
          <w:rFonts w:ascii="Times New Roman" w:hAnsi="Times New Roman" w:cs="Times New Roman"/>
          <w:i/>
          <w:sz w:val="24"/>
          <w:szCs w:val="24"/>
        </w:rPr>
        <w:t>Health Affairs Blog</w:t>
      </w:r>
      <w:r w:rsidRPr="000C0957">
        <w:rPr>
          <w:rFonts w:ascii="Times New Roman" w:hAnsi="Times New Roman" w:cs="Times New Roman"/>
          <w:sz w:val="24"/>
          <w:szCs w:val="24"/>
        </w:rPr>
        <w:t xml:space="preserve">, July 2, 2020. </w:t>
      </w:r>
      <w:r w:rsidRPr="000C0957">
        <w:rPr>
          <w:rStyle w:val="do-cited-doi"/>
          <w:rFonts w:ascii="Times New Roman" w:hAnsi="Times New Roman" w:cs="Times New Roman"/>
          <w:sz w:val="24"/>
          <w:szCs w:val="24"/>
        </w:rPr>
        <w:t xml:space="preserve">DOI: 10.1377/hblog20200630.939347 </w:t>
      </w:r>
    </w:p>
    <w:p w14:paraId="19B8F93C" w14:textId="77777777" w:rsidR="00FE7D33" w:rsidRPr="00EC1AF2" w:rsidRDefault="00FE7D33" w:rsidP="000C0957">
      <w:pPr>
        <w:pStyle w:val="CommentText"/>
        <w:rPr>
          <w:rFonts w:ascii="Times New Roman" w:hAnsi="Times New Roman" w:cs="Times New Roman"/>
          <w:sz w:val="24"/>
          <w:szCs w:val="24"/>
        </w:rPr>
      </w:pPr>
      <w:r w:rsidRPr="000C0957">
        <w:rPr>
          <w:rStyle w:val="do-cited-doi"/>
          <w:rFonts w:ascii="Times New Roman" w:hAnsi="Times New Roman" w:cs="Times New Roman"/>
          <w:sz w:val="24"/>
          <w:szCs w:val="24"/>
        </w:rPr>
        <w:t xml:space="preserve">-- </w:t>
      </w:r>
      <w:r w:rsidRPr="00EC1AF2">
        <w:rPr>
          <w:rFonts w:ascii="Times New Roman" w:hAnsi="Times New Roman" w:cs="Times New Roman"/>
          <w:sz w:val="24"/>
          <w:szCs w:val="24"/>
        </w:rPr>
        <w:t xml:space="preserve">Krieger N. Structural </w:t>
      </w:r>
      <w:r w:rsidRPr="000C0957">
        <w:rPr>
          <w:rFonts w:ascii="Times New Roman" w:hAnsi="Times New Roman" w:cs="Times New Roman"/>
          <w:sz w:val="24"/>
          <w:szCs w:val="24"/>
        </w:rPr>
        <w:t xml:space="preserve">racism, health inequities, and the two-edged sword of data: structural problems require structural solutions. </w:t>
      </w:r>
      <w:r w:rsidRPr="000C0957">
        <w:rPr>
          <w:rFonts w:ascii="Times New Roman" w:hAnsi="Times New Roman" w:cs="Times New Roman"/>
          <w:i/>
          <w:sz w:val="24"/>
          <w:szCs w:val="24"/>
        </w:rPr>
        <w:t>Front Public Health</w:t>
      </w:r>
      <w:r w:rsidRPr="00EC1AF2">
        <w:rPr>
          <w:rFonts w:ascii="Times New Roman" w:hAnsi="Times New Roman" w:cs="Times New Roman"/>
          <w:sz w:val="24"/>
          <w:szCs w:val="24"/>
        </w:rPr>
        <w:t xml:space="preserve"> 2021 Apr 15;</w:t>
      </w:r>
      <w:r w:rsidRPr="000C0957">
        <w:rPr>
          <w:rFonts w:ascii="Times New Roman" w:hAnsi="Times New Roman" w:cs="Times New Roman"/>
          <w:sz w:val="24"/>
          <w:szCs w:val="24"/>
        </w:rPr>
        <w:t xml:space="preserve"> </w:t>
      </w:r>
      <w:r w:rsidRPr="00EC1AF2">
        <w:rPr>
          <w:rFonts w:ascii="Times New Roman" w:hAnsi="Times New Roman" w:cs="Times New Roman"/>
          <w:sz w:val="24"/>
          <w:szCs w:val="24"/>
        </w:rPr>
        <w:t xml:space="preserve">9:655447. </w:t>
      </w:r>
      <w:proofErr w:type="spellStart"/>
      <w:r w:rsidRPr="00EC1AF2">
        <w:rPr>
          <w:rFonts w:ascii="Times New Roman" w:hAnsi="Times New Roman" w:cs="Times New Roman"/>
          <w:sz w:val="24"/>
          <w:szCs w:val="24"/>
        </w:rPr>
        <w:t>doi</w:t>
      </w:r>
      <w:proofErr w:type="spellEnd"/>
      <w:r w:rsidRPr="00EC1AF2">
        <w:rPr>
          <w:rFonts w:ascii="Times New Roman" w:hAnsi="Times New Roman" w:cs="Times New Roman"/>
          <w:sz w:val="24"/>
          <w:szCs w:val="24"/>
        </w:rPr>
        <w:t xml:space="preserve">: 10.3389/fpubh.2021.655447. </w:t>
      </w:r>
    </w:p>
    <w:p w14:paraId="683E40F2" w14:textId="77777777" w:rsidR="00FE7D33" w:rsidRPr="00EC1AF2" w:rsidRDefault="00FE7D33" w:rsidP="000C0957">
      <w:pPr>
        <w:spacing w:line="240" w:lineRule="auto"/>
        <w:rPr>
          <w:lang w:val="en-US" w:eastAsia="en-US"/>
        </w:rPr>
      </w:pPr>
      <w:r w:rsidRPr="000C0957">
        <w:rPr>
          <w:rStyle w:val="do-cited-doi"/>
        </w:rPr>
        <w:t xml:space="preserve">-- </w:t>
      </w:r>
      <w:r w:rsidRPr="000C0957">
        <w:rPr>
          <w:lang w:val="en-US" w:eastAsia="en-US"/>
        </w:rPr>
        <w:t xml:space="preserve">Benjamin R. </w:t>
      </w:r>
      <w:proofErr w:type="spellStart"/>
      <w:r w:rsidRPr="000C0957">
        <w:rPr>
          <w:lang w:val="en-US" w:eastAsia="en-US"/>
        </w:rPr>
        <w:t>Cultura</w:t>
      </w:r>
      <w:proofErr w:type="spellEnd"/>
      <w:r w:rsidRPr="000C0957">
        <w:rPr>
          <w:lang w:val="en-US" w:eastAsia="en-US"/>
        </w:rPr>
        <w:t xml:space="preserve"> Obscura: Race, Power, and "Culture Talk" in the Health Sciences. Am J Law Med 2017; 43(2-3):225-238.</w:t>
      </w:r>
    </w:p>
    <w:p w14:paraId="374E6F10" w14:textId="77777777" w:rsidR="00FE7D33" w:rsidRDefault="00FE7D33" w:rsidP="000C0957">
      <w:pPr>
        <w:pStyle w:val="CommentText"/>
      </w:pPr>
    </w:p>
    <w:p w14:paraId="570788E9" w14:textId="77777777" w:rsidR="00FE7D33" w:rsidRDefault="00FE7D33" w:rsidP="000C0957">
      <w:pPr>
        <w:pStyle w:val="CommentText"/>
      </w:pPr>
      <w:r>
        <w:t>&amp; also Krieger 2020 (already cited)</w:t>
      </w:r>
    </w:p>
    <w:p w14:paraId="571C3327" w14:textId="77777777" w:rsidR="00FE7D33" w:rsidRDefault="00FE7D33" w:rsidP="000C0957">
      <w:pPr>
        <w:pStyle w:val="CommentText"/>
      </w:pPr>
    </w:p>
    <w:p w14:paraId="3420BD42" w14:textId="77777777" w:rsidR="00FE7D33" w:rsidRDefault="00FE7D33">
      <w:pPr>
        <w:pStyle w:val="CommentText"/>
      </w:pPr>
    </w:p>
  </w:comment>
  <w:comment w:id="9" w:author="Krieger, Nancy" w:date="2021-06-08T10:48:00Z" w:initials="KN">
    <w:p w14:paraId="7137D0C0" w14:textId="77777777" w:rsidR="00FE7D33" w:rsidRDefault="00FE7D33">
      <w:pPr>
        <w:pStyle w:val="CommentText"/>
      </w:pPr>
      <w:r>
        <w:rPr>
          <w:rStyle w:val="CommentReference"/>
        </w:rPr>
        <w:annotationRef/>
      </w:r>
      <w:r>
        <w:t>Cite here the following references that are already included in the reference list:</w:t>
      </w:r>
    </w:p>
    <w:p w14:paraId="550B00EE" w14:textId="704C7D8D" w:rsidR="00FE7D33" w:rsidRDefault="00FE7D33">
      <w:pPr>
        <w:pStyle w:val="CommentText"/>
      </w:pPr>
      <w:r>
        <w:t>-- Krieger 2020</w:t>
      </w:r>
    </w:p>
    <w:p w14:paraId="172B22D4" w14:textId="32968F7A" w:rsidR="00FE7D33" w:rsidRDefault="00FE7D33">
      <w:pPr>
        <w:pStyle w:val="CommentText"/>
      </w:pPr>
      <w:r>
        <w:t xml:space="preserve">-- </w:t>
      </w:r>
      <w:proofErr w:type="spellStart"/>
      <w:r>
        <w:t>Beckfield</w:t>
      </w:r>
      <w:proofErr w:type="spellEnd"/>
      <w:r>
        <w:t xml:space="preserve"> 2018</w:t>
      </w:r>
    </w:p>
    <w:p w14:paraId="2DCAD1EC" w14:textId="77777777" w:rsidR="00FE7D33" w:rsidRDefault="00FE7D33">
      <w:pPr>
        <w:pStyle w:val="CommentText"/>
      </w:pPr>
      <w:r>
        <w:t xml:space="preserve">-- </w:t>
      </w:r>
      <w:proofErr w:type="spellStart"/>
      <w:r>
        <w:t>Braveman</w:t>
      </w:r>
      <w:proofErr w:type="spellEnd"/>
      <w:r>
        <w:t xml:space="preserve"> and </w:t>
      </w:r>
      <w:proofErr w:type="spellStart"/>
      <w:r>
        <w:t>Gruskin</w:t>
      </w:r>
      <w:proofErr w:type="spellEnd"/>
      <w:r>
        <w:t xml:space="preserve"> 2003</w:t>
      </w:r>
    </w:p>
    <w:p w14:paraId="6A80F47B" w14:textId="41797299" w:rsidR="00FE7D33" w:rsidRDefault="00FE7D33" w:rsidP="009403EF">
      <w:pPr>
        <w:pStyle w:val="CommentText"/>
      </w:pPr>
      <w:r>
        <w:t>-- Whitehead 1992</w:t>
      </w:r>
    </w:p>
  </w:comment>
  <w:comment w:id="11" w:author="Krieger, Nancy" w:date="2021-06-08T12:04:00Z" w:initials="KN">
    <w:p w14:paraId="2E319D9E" w14:textId="77777777" w:rsidR="00FE7D33" w:rsidRDefault="00FE7D33">
      <w:pPr>
        <w:pStyle w:val="CommentText"/>
      </w:pPr>
      <w:r>
        <w:rPr>
          <w:rStyle w:val="CommentReference"/>
        </w:rPr>
        <w:annotationRef/>
      </w:r>
      <w:r>
        <w:t>Cite here:</w:t>
      </w:r>
    </w:p>
    <w:p w14:paraId="3A52A567" w14:textId="77777777" w:rsidR="00FE7D33" w:rsidRDefault="00FE7D33">
      <w:pPr>
        <w:pStyle w:val="CommentText"/>
      </w:pPr>
      <w:r>
        <w:t>-- Krieger 2020</w:t>
      </w:r>
    </w:p>
    <w:p w14:paraId="0EE374AE" w14:textId="77777777" w:rsidR="00FE7D33" w:rsidRDefault="00FE7D33">
      <w:pPr>
        <w:pStyle w:val="CommentText"/>
      </w:pPr>
      <w:r>
        <w:t>&amp; also</w:t>
      </w:r>
    </w:p>
    <w:p w14:paraId="46FFE5BE" w14:textId="77777777" w:rsidR="00FE7D33" w:rsidRPr="000C0957" w:rsidRDefault="00FE7D33" w:rsidP="000C0957">
      <w:pPr>
        <w:pStyle w:val="CommentText"/>
        <w:rPr>
          <w:rStyle w:val="do-cited-doi"/>
          <w:rFonts w:ascii="Times New Roman" w:hAnsi="Times New Roman" w:cs="Times New Roman"/>
          <w:sz w:val="24"/>
          <w:szCs w:val="24"/>
        </w:rPr>
      </w:pPr>
      <w:r w:rsidRPr="000C0957">
        <w:rPr>
          <w:rFonts w:ascii="Times New Roman" w:hAnsi="Times New Roman" w:cs="Times New Roman"/>
          <w:sz w:val="24"/>
          <w:szCs w:val="24"/>
        </w:rPr>
        <w:t xml:space="preserve">-- Boyd R, Lindo EG, Weeks LD, McLemore MR. On racism: a new standard for publishing on racial health inequities. </w:t>
      </w:r>
      <w:r w:rsidRPr="000C0957">
        <w:rPr>
          <w:rFonts w:ascii="Times New Roman" w:hAnsi="Times New Roman" w:cs="Times New Roman"/>
          <w:i/>
          <w:sz w:val="24"/>
          <w:szCs w:val="24"/>
        </w:rPr>
        <w:t>Health Affairs Blog</w:t>
      </w:r>
      <w:r w:rsidRPr="000C0957">
        <w:rPr>
          <w:rFonts w:ascii="Times New Roman" w:hAnsi="Times New Roman" w:cs="Times New Roman"/>
          <w:sz w:val="24"/>
          <w:szCs w:val="24"/>
        </w:rPr>
        <w:t xml:space="preserve">, July 2, 2020. </w:t>
      </w:r>
      <w:r w:rsidRPr="000C0957">
        <w:rPr>
          <w:rStyle w:val="do-cited-doi"/>
          <w:rFonts w:ascii="Times New Roman" w:hAnsi="Times New Roman" w:cs="Times New Roman"/>
          <w:sz w:val="24"/>
          <w:szCs w:val="24"/>
        </w:rPr>
        <w:t xml:space="preserve">DOI: 10.1377/hblog20200630.939347 </w:t>
      </w:r>
    </w:p>
    <w:p w14:paraId="621D8A83" w14:textId="77777777" w:rsidR="00FE7D33" w:rsidRPr="00EC1AF2" w:rsidRDefault="00FE7D33" w:rsidP="000C0957">
      <w:pPr>
        <w:pStyle w:val="CommentText"/>
        <w:rPr>
          <w:rFonts w:ascii="Times New Roman" w:hAnsi="Times New Roman" w:cs="Times New Roman"/>
          <w:sz w:val="24"/>
          <w:szCs w:val="24"/>
        </w:rPr>
      </w:pPr>
      <w:r w:rsidRPr="000C0957">
        <w:rPr>
          <w:rStyle w:val="do-cited-doi"/>
          <w:rFonts w:ascii="Times New Roman" w:hAnsi="Times New Roman" w:cs="Times New Roman"/>
          <w:sz w:val="24"/>
          <w:szCs w:val="24"/>
        </w:rPr>
        <w:t xml:space="preserve">-- </w:t>
      </w:r>
      <w:r w:rsidRPr="00EC1AF2">
        <w:rPr>
          <w:rFonts w:ascii="Times New Roman" w:hAnsi="Times New Roman" w:cs="Times New Roman"/>
          <w:sz w:val="24"/>
          <w:szCs w:val="24"/>
        </w:rPr>
        <w:t xml:space="preserve">Krieger N. Structural </w:t>
      </w:r>
      <w:r w:rsidRPr="000C0957">
        <w:rPr>
          <w:rFonts w:ascii="Times New Roman" w:hAnsi="Times New Roman" w:cs="Times New Roman"/>
          <w:sz w:val="24"/>
          <w:szCs w:val="24"/>
        </w:rPr>
        <w:t xml:space="preserve">racism, health inequities, and the two-edged sword of data: structural problems require structural solutions. </w:t>
      </w:r>
      <w:r w:rsidRPr="000C0957">
        <w:rPr>
          <w:rFonts w:ascii="Times New Roman" w:hAnsi="Times New Roman" w:cs="Times New Roman"/>
          <w:i/>
          <w:sz w:val="24"/>
          <w:szCs w:val="24"/>
        </w:rPr>
        <w:t>Front Public Health</w:t>
      </w:r>
      <w:r w:rsidRPr="00EC1AF2">
        <w:rPr>
          <w:rFonts w:ascii="Times New Roman" w:hAnsi="Times New Roman" w:cs="Times New Roman"/>
          <w:sz w:val="24"/>
          <w:szCs w:val="24"/>
        </w:rPr>
        <w:t xml:space="preserve"> 2021 Apr 15;</w:t>
      </w:r>
      <w:r w:rsidRPr="000C0957">
        <w:rPr>
          <w:rFonts w:ascii="Times New Roman" w:hAnsi="Times New Roman" w:cs="Times New Roman"/>
          <w:sz w:val="24"/>
          <w:szCs w:val="24"/>
        </w:rPr>
        <w:t xml:space="preserve"> </w:t>
      </w:r>
      <w:r w:rsidRPr="00EC1AF2">
        <w:rPr>
          <w:rFonts w:ascii="Times New Roman" w:hAnsi="Times New Roman" w:cs="Times New Roman"/>
          <w:sz w:val="24"/>
          <w:szCs w:val="24"/>
        </w:rPr>
        <w:t xml:space="preserve">9:655447. </w:t>
      </w:r>
      <w:proofErr w:type="spellStart"/>
      <w:r w:rsidRPr="00EC1AF2">
        <w:rPr>
          <w:rFonts w:ascii="Times New Roman" w:hAnsi="Times New Roman" w:cs="Times New Roman"/>
          <w:sz w:val="24"/>
          <w:szCs w:val="24"/>
        </w:rPr>
        <w:t>doi</w:t>
      </w:r>
      <w:proofErr w:type="spellEnd"/>
      <w:r w:rsidRPr="00EC1AF2">
        <w:rPr>
          <w:rFonts w:ascii="Times New Roman" w:hAnsi="Times New Roman" w:cs="Times New Roman"/>
          <w:sz w:val="24"/>
          <w:szCs w:val="24"/>
        </w:rPr>
        <w:t xml:space="preserve">: 10.3389/fpubh.2021.655447. </w:t>
      </w:r>
    </w:p>
    <w:p w14:paraId="2257A380" w14:textId="77777777" w:rsidR="00FE7D33" w:rsidRPr="00EC1AF2" w:rsidRDefault="00FE7D33" w:rsidP="000C0957">
      <w:pPr>
        <w:spacing w:line="240" w:lineRule="auto"/>
        <w:rPr>
          <w:lang w:val="en-US" w:eastAsia="en-US"/>
        </w:rPr>
      </w:pPr>
      <w:r w:rsidRPr="000C0957">
        <w:rPr>
          <w:rStyle w:val="do-cited-doi"/>
        </w:rPr>
        <w:t xml:space="preserve">-- </w:t>
      </w:r>
      <w:r w:rsidRPr="000C0957">
        <w:rPr>
          <w:lang w:val="en-US" w:eastAsia="en-US"/>
        </w:rPr>
        <w:t xml:space="preserve">Benjamin R. </w:t>
      </w:r>
      <w:proofErr w:type="spellStart"/>
      <w:r w:rsidRPr="000C0957">
        <w:rPr>
          <w:lang w:val="en-US" w:eastAsia="en-US"/>
        </w:rPr>
        <w:t>Cultura</w:t>
      </w:r>
      <w:proofErr w:type="spellEnd"/>
      <w:r w:rsidRPr="000C0957">
        <w:rPr>
          <w:lang w:val="en-US" w:eastAsia="en-US"/>
        </w:rPr>
        <w:t xml:space="preserve"> Obscura: Race, Power, and "Culture Talk" in the Health Sciences. Am J Law Med 2017; 43(2-3):225-238.</w:t>
      </w:r>
    </w:p>
    <w:p w14:paraId="317CC339" w14:textId="002E64F3" w:rsidR="00FE7D33" w:rsidRDefault="00FE7D33">
      <w:pPr>
        <w:pStyle w:val="CommentText"/>
      </w:pPr>
    </w:p>
  </w:comment>
  <w:comment w:id="12" w:author="Coull, Brent" w:date="2021-06-08T13:30:00Z" w:initials="CB">
    <w:p w14:paraId="403E57C3" w14:textId="51BA9A70" w:rsidR="00FE7D33" w:rsidRDefault="00FE7D33">
      <w:pPr>
        <w:pStyle w:val="CommentText"/>
      </w:pPr>
      <w:r>
        <w:rPr>
          <w:rStyle w:val="CommentReference"/>
        </w:rPr>
        <w:annotationRef/>
      </w:r>
      <w:r>
        <w:t xml:space="preserve">I wonder if you need this word here.  The first time I read it I thought it say “rather than having its status” which of course changes the meaning of the sentence. I think it’d read slightly easier without it. </w:t>
      </w:r>
    </w:p>
  </w:comment>
  <w:comment w:id="21" w:author="Krieger, Nancy" w:date="2021-06-08T12:17:00Z" w:initials="KN">
    <w:p w14:paraId="4CCD8BA5" w14:textId="77777777" w:rsidR="00FE7D33" w:rsidRDefault="00FE7D33" w:rsidP="00B36188">
      <w:pPr>
        <w:pStyle w:val="CommentText"/>
      </w:pPr>
      <w:r>
        <w:rPr>
          <w:rStyle w:val="CommentReference"/>
        </w:rPr>
        <w:annotationRef/>
      </w:r>
      <w:r>
        <w:t>Cite here:</w:t>
      </w:r>
    </w:p>
    <w:p w14:paraId="27E1B2AB" w14:textId="77777777" w:rsidR="00FE7D33" w:rsidRPr="000C0957" w:rsidRDefault="00FE7D33" w:rsidP="00B36188">
      <w:pPr>
        <w:pStyle w:val="CommentText"/>
        <w:rPr>
          <w:rStyle w:val="do-cited-doi"/>
          <w:rFonts w:ascii="Times New Roman" w:hAnsi="Times New Roman" w:cs="Times New Roman"/>
          <w:sz w:val="24"/>
          <w:szCs w:val="24"/>
        </w:rPr>
      </w:pPr>
      <w:r w:rsidRPr="000C0957">
        <w:rPr>
          <w:rFonts w:ascii="Times New Roman" w:hAnsi="Times New Roman" w:cs="Times New Roman"/>
          <w:sz w:val="24"/>
          <w:szCs w:val="24"/>
        </w:rPr>
        <w:t xml:space="preserve">-- Boyd R, Lindo EG, Weeks LD, McLemore MR. On racism: a new standard for publishing on racial health inequities. </w:t>
      </w:r>
      <w:r w:rsidRPr="000C0957">
        <w:rPr>
          <w:rFonts w:ascii="Times New Roman" w:hAnsi="Times New Roman" w:cs="Times New Roman"/>
          <w:i/>
          <w:sz w:val="24"/>
          <w:szCs w:val="24"/>
        </w:rPr>
        <w:t>Health Affairs Blog</w:t>
      </w:r>
      <w:r w:rsidRPr="000C0957">
        <w:rPr>
          <w:rFonts w:ascii="Times New Roman" w:hAnsi="Times New Roman" w:cs="Times New Roman"/>
          <w:sz w:val="24"/>
          <w:szCs w:val="24"/>
        </w:rPr>
        <w:t xml:space="preserve">, July 2, 2020. </w:t>
      </w:r>
      <w:r w:rsidRPr="000C0957">
        <w:rPr>
          <w:rStyle w:val="do-cited-doi"/>
          <w:rFonts w:ascii="Times New Roman" w:hAnsi="Times New Roman" w:cs="Times New Roman"/>
          <w:sz w:val="24"/>
          <w:szCs w:val="24"/>
        </w:rPr>
        <w:t xml:space="preserve">DOI: 10.1377/hblog20200630.939347 </w:t>
      </w:r>
    </w:p>
    <w:p w14:paraId="18901726" w14:textId="77777777" w:rsidR="00FE7D33" w:rsidRPr="00EC1AF2" w:rsidRDefault="00FE7D33" w:rsidP="00B36188">
      <w:pPr>
        <w:pStyle w:val="CommentText"/>
        <w:rPr>
          <w:rFonts w:ascii="Times New Roman" w:hAnsi="Times New Roman" w:cs="Times New Roman"/>
          <w:sz w:val="24"/>
          <w:szCs w:val="24"/>
        </w:rPr>
      </w:pPr>
      <w:r w:rsidRPr="000C0957">
        <w:rPr>
          <w:rStyle w:val="do-cited-doi"/>
          <w:rFonts w:ascii="Times New Roman" w:hAnsi="Times New Roman" w:cs="Times New Roman"/>
          <w:sz w:val="24"/>
          <w:szCs w:val="24"/>
        </w:rPr>
        <w:t xml:space="preserve">-- </w:t>
      </w:r>
      <w:r w:rsidRPr="00EC1AF2">
        <w:rPr>
          <w:rFonts w:ascii="Times New Roman" w:hAnsi="Times New Roman" w:cs="Times New Roman"/>
          <w:sz w:val="24"/>
          <w:szCs w:val="24"/>
        </w:rPr>
        <w:t xml:space="preserve">Krieger N. Structural </w:t>
      </w:r>
      <w:r w:rsidRPr="000C0957">
        <w:rPr>
          <w:rFonts w:ascii="Times New Roman" w:hAnsi="Times New Roman" w:cs="Times New Roman"/>
          <w:sz w:val="24"/>
          <w:szCs w:val="24"/>
        </w:rPr>
        <w:t xml:space="preserve">racism, health inequities, and the two-edged sword of data: structural problems require structural solutions. </w:t>
      </w:r>
      <w:r w:rsidRPr="000C0957">
        <w:rPr>
          <w:rFonts w:ascii="Times New Roman" w:hAnsi="Times New Roman" w:cs="Times New Roman"/>
          <w:i/>
          <w:sz w:val="24"/>
          <w:szCs w:val="24"/>
        </w:rPr>
        <w:t>Front Public Health</w:t>
      </w:r>
      <w:r w:rsidRPr="00EC1AF2">
        <w:rPr>
          <w:rFonts w:ascii="Times New Roman" w:hAnsi="Times New Roman" w:cs="Times New Roman"/>
          <w:sz w:val="24"/>
          <w:szCs w:val="24"/>
        </w:rPr>
        <w:t xml:space="preserve"> 2021 Apr 15;</w:t>
      </w:r>
      <w:r w:rsidRPr="000C0957">
        <w:rPr>
          <w:rFonts w:ascii="Times New Roman" w:hAnsi="Times New Roman" w:cs="Times New Roman"/>
          <w:sz w:val="24"/>
          <w:szCs w:val="24"/>
        </w:rPr>
        <w:t xml:space="preserve"> </w:t>
      </w:r>
      <w:r w:rsidRPr="00EC1AF2">
        <w:rPr>
          <w:rFonts w:ascii="Times New Roman" w:hAnsi="Times New Roman" w:cs="Times New Roman"/>
          <w:sz w:val="24"/>
          <w:szCs w:val="24"/>
        </w:rPr>
        <w:t xml:space="preserve">9:655447. </w:t>
      </w:r>
      <w:proofErr w:type="spellStart"/>
      <w:r w:rsidRPr="00EC1AF2">
        <w:rPr>
          <w:rFonts w:ascii="Times New Roman" w:hAnsi="Times New Roman" w:cs="Times New Roman"/>
          <w:sz w:val="24"/>
          <w:szCs w:val="24"/>
        </w:rPr>
        <w:t>doi</w:t>
      </w:r>
      <w:proofErr w:type="spellEnd"/>
      <w:r w:rsidRPr="00EC1AF2">
        <w:rPr>
          <w:rFonts w:ascii="Times New Roman" w:hAnsi="Times New Roman" w:cs="Times New Roman"/>
          <w:sz w:val="24"/>
          <w:szCs w:val="24"/>
        </w:rPr>
        <w:t xml:space="preserve">: 10.3389/fpubh.2021.655447. </w:t>
      </w:r>
    </w:p>
    <w:p w14:paraId="6AD4DC27" w14:textId="77777777" w:rsidR="00FE7D33" w:rsidRPr="00EC1AF2" w:rsidRDefault="00FE7D33" w:rsidP="00B36188">
      <w:pPr>
        <w:spacing w:line="240" w:lineRule="auto"/>
        <w:rPr>
          <w:lang w:val="en-US" w:eastAsia="en-US"/>
        </w:rPr>
      </w:pPr>
      <w:r w:rsidRPr="000C0957">
        <w:rPr>
          <w:rStyle w:val="do-cited-doi"/>
        </w:rPr>
        <w:t xml:space="preserve">-- </w:t>
      </w:r>
      <w:r w:rsidRPr="000C0957">
        <w:rPr>
          <w:lang w:val="en-US" w:eastAsia="en-US"/>
        </w:rPr>
        <w:t xml:space="preserve">Benjamin R. </w:t>
      </w:r>
      <w:proofErr w:type="spellStart"/>
      <w:r w:rsidRPr="000C0957">
        <w:rPr>
          <w:lang w:val="en-US" w:eastAsia="en-US"/>
        </w:rPr>
        <w:t>Cultura</w:t>
      </w:r>
      <w:proofErr w:type="spellEnd"/>
      <w:r w:rsidRPr="000C0957">
        <w:rPr>
          <w:lang w:val="en-US" w:eastAsia="en-US"/>
        </w:rPr>
        <w:t xml:space="preserve"> Obscura: Race, Power, and "Culture Talk" in the Health Sciences. Am J Law Med 2017; 43(2-3):225-238.</w:t>
      </w:r>
    </w:p>
    <w:p w14:paraId="70AE0552" w14:textId="5F0F19CA" w:rsidR="00FE7D33" w:rsidRDefault="00FE7D33">
      <w:pPr>
        <w:pStyle w:val="CommentText"/>
      </w:pPr>
    </w:p>
  </w:comment>
  <w:comment w:id="29" w:author="Krieger, Nancy" w:date="2021-06-08T12:22:00Z" w:initials="KN">
    <w:p w14:paraId="3419E94A" w14:textId="3FDE8736" w:rsidR="00FE7D33" w:rsidRDefault="00FE7D33">
      <w:pPr>
        <w:pStyle w:val="CommentText"/>
      </w:pPr>
      <w:r>
        <w:rPr>
          <w:rStyle w:val="CommentReference"/>
        </w:rPr>
        <w:annotationRef/>
      </w:r>
      <w:r>
        <w:t>I’ve cut this because people can &amp; do identify with their social group membership all the time!</w:t>
      </w:r>
    </w:p>
  </w:comment>
  <w:comment w:id="34" w:author="Krieger, Nancy" w:date="2021-06-08T12:24:00Z" w:initials="KN">
    <w:p w14:paraId="083E27F6" w14:textId="41AAC966" w:rsidR="00FE7D33" w:rsidRDefault="00FE7D33">
      <w:pPr>
        <w:pStyle w:val="CommentText"/>
      </w:pPr>
      <w:r>
        <w:rPr>
          <w:rStyle w:val="CommentReference"/>
        </w:rPr>
        <w:annotationRef/>
      </w:r>
      <w:r>
        <w:t>Rachel: I’m thinking it would be a good idea to add a sentence here explaining why we focus on the Black population, as opposed to the Black non-Hispanic population – and as I recall this has to do with the limitations of the available data for the denominators. Can you check on this? – Jarvis &amp; Pam should be able to help out here on this important point. If I am correct in remembering the reason, the text could state something along the lines of: “We analyzed data for the Black population, as opposed to the Black non-Hispanic population, because age-stratified denominator data by census tract were not available for the latter [ref])” – and the ref would be the relevant citation for the denominator source.</w:t>
      </w:r>
    </w:p>
  </w:comment>
  <w:comment w:id="35" w:author="Krieger, Nancy" w:date="2021-06-08T12:28:00Z" w:initials="KN">
    <w:p w14:paraId="4FFD3023" w14:textId="209227CD" w:rsidR="00FE7D33" w:rsidRDefault="00FE7D33">
      <w:pPr>
        <w:pStyle w:val="CommentText"/>
      </w:pPr>
      <w:r>
        <w:rPr>
          <w:rStyle w:val="CommentReference"/>
        </w:rPr>
        <w:annotationRef/>
      </w:r>
      <w:r>
        <w:t>see my comment above – this likely should be changed to “available US census racial/ethnic-, age-, and sex-stratified” because you DO employ data on WNH (which in the US census world is a category that combines both “racial” and “ethnic” data)</w:t>
      </w:r>
    </w:p>
  </w:comment>
  <w:comment w:id="37" w:author="Krieger, Nancy" w:date="2021-06-08T12:33:00Z" w:initials="KN">
    <w:p w14:paraId="777115D4" w14:textId="77777777" w:rsidR="00FE7D33" w:rsidRDefault="00FE7D33" w:rsidP="00361ABF">
      <w:pPr>
        <w:pStyle w:val="CommentText"/>
      </w:pPr>
      <w:r>
        <w:rPr>
          <w:rStyle w:val="CommentReference"/>
        </w:rPr>
        <w:annotationRef/>
      </w:r>
      <w:r>
        <w:t>Cite here the following references that are already included in the reference list:</w:t>
      </w:r>
    </w:p>
    <w:p w14:paraId="485F5522" w14:textId="77777777" w:rsidR="00FE7D33" w:rsidRDefault="00FE7D33" w:rsidP="00361ABF">
      <w:pPr>
        <w:pStyle w:val="CommentText"/>
      </w:pPr>
      <w:r>
        <w:t>-- Krieger 2020</w:t>
      </w:r>
    </w:p>
    <w:p w14:paraId="0C51E195" w14:textId="77777777" w:rsidR="00FE7D33" w:rsidRDefault="00FE7D33" w:rsidP="00361ABF">
      <w:pPr>
        <w:pStyle w:val="CommentText"/>
      </w:pPr>
      <w:r>
        <w:t xml:space="preserve">-- </w:t>
      </w:r>
      <w:proofErr w:type="spellStart"/>
      <w:r>
        <w:t>Beckfield</w:t>
      </w:r>
      <w:proofErr w:type="spellEnd"/>
      <w:r>
        <w:t xml:space="preserve"> 2018</w:t>
      </w:r>
    </w:p>
    <w:p w14:paraId="3C47B7A5" w14:textId="77777777" w:rsidR="00FE7D33" w:rsidRDefault="00FE7D33" w:rsidP="00361ABF">
      <w:pPr>
        <w:pStyle w:val="CommentText"/>
      </w:pPr>
      <w:r>
        <w:t xml:space="preserve">-- </w:t>
      </w:r>
      <w:proofErr w:type="spellStart"/>
      <w:r>
        <w:t>Braveman</w:t>
      </w:r>
      <w:proofErr w:type="spellEnd"/>
      <w:r>
        <w:t xml:space="preserve"> and </w:t>
      </w:r>
      <w:proofErr w:type="spellStart"/>
      <w:r>
        <w:t>Gruskin</w:t>
      </w:r>
      <w:proofErr w:type="spellEnd"/>
      <w:r>
        <w:t xml:space="preserve"> 2003</w:t>
      </w:r>
    </w:p>
    <w:p w14:paraId="776DDC86" w14:textId="265CF65B" w:rsidR="00FE7D33" w:rsidRDefault="00FE7D33" w:rsidP="00361ABF">
      <w:pPr>
        <w:pStyle w:val="CommentText"/>
      </w:pPr>
      <w:r>
        <w:t>-- Whitehead 1992</w:t>
      </w:r>
    </w:p>
  </w:comment>
  <w:comment w:id="46" w:author="Krieger, Nancy" w:date="2021-06-08T12:35:00Z" w:initials="KN">
    <w:p w14:paraId="210E718C" w14:textId="77777777" w:rsidR="00FE7D33" w:rsidRPr="000C0957" w:rsidRDefault="00FE7D33" w:rsidP="00361ABF">
      <w:pPr>
        <w:pStyle w:val="CommentText"/>
        <w:rPr>
          <w:rFonts w:ascii="Times New Roman" w:hAnsi="Times New Roman" w:cs="Times New Roman"/>
          <w:sz w:val="24"/>
          <w:szCs w:val="24"/>
        </w:rPr>
      </w:pPr>
      <w:r>
        <w:rPr>
          <w:rStyle w:val="CommentReference"/>
        </w:rPr>
        <w:annotationRef/>
      </w:r>
      <w:r w:rsidRPr="000C0957">
        <w:rPr>
          <w:rFonts w:ascii="Times New Roman" w:hAnsi="Times New Roman" w:cs="Times New Roman"/>
          <w:sz w:val="24"/>
          <w:szCs w:val="24"/>
        </w:rPr>
        <w:t>Include as citations here:</w:t>
      </w:r>
    </w:p>
    <w:p w14:paraId="4226BDBC" w14:textId="77777777" w:rsidR="00FE7D33" w:rsidRPr="000C0957" w:rsidRDefault="00FE7D33" w:rsidP="00361ABF">
      <w:pPr>
        <w:pStyle w:val="CommentText"/>
        <w:rPr>
          <w:rStyle w:val="do-cited-doi"/>
          <w:rFonts w:ascii="Times New Roman" w:hAnsi="Times New Roman" w:cs="Times New Roman"/>
          <w:sz w:val="24"/>
          <w:szCs w:val="24"/>
        </w:rPr>
      </w:pPr>
      <w:r w:rsidRPr="000C0957">
        <w:rPr>
          <w:rFonts w:ascii="Times New Roman" w:hAnsi="Times New Roman" w:cs="Times New Roman"/>
          <w:sz w:val="24"/>
          <w:szCs w:val="24"/>
        </w:rPr>
        <w:t xml:space="preserve">-- Boyd R, Lindo EG, Weeks LD, McLemore MR. On racism: a new standard for publishing on racial health inequities. </w:t>
      </w:r>
      <w:r w:rsidRPr="000C0957">
        <w:rPr>
          <w:rFonts w:ascii="Times New Roman" w:hAnsi="Times New Roman" w:cs="Times New Roman"/>
          <w:i/>
          <w:sz w:val="24"/>
          <w:szCs w:val="24"/>
        </w:rPr>
        <w:t>Health Affairs Blog</w:t>
      </w:r>
      <w:r w:rsidRPr="000C0957">
        <w:rPr>
          <w:rFonts w:ascii="Times New Roman" w:hAnsi="Times New Roman" w:cs="Times New Roman"/>
          <w:sz w:val="24"/>
          <w:szCs w:val="24"/>
        </w:rPr>
        <w:t xml:space="preserve">, July 2, 2020. </w:t>
      </w:r>
      <w:r w:rsidRPr="000C0957">
        <w:rPr>
          <w:rStyle w:val="do-cited-doi"/>
          <w:rFonts w:ascii="Times New Roman" w:hAnsi="Times New Roman" w:cs="Times New Roman"/>
          <w:sz w:val="24"/>
          <w:szCs w:val="24"/>
        </w:rPr>
        <w:t xml:space="preserve">DOI: 10.1377/hblog20200630.939347 </w:t>
      </w:r>
    </w:p>
    <w:p w14:paraId="63499FC6" w14:textId="77777777" w:rsidR="00FE7D33" w:rsidRPr="00EC1AF2" w:rsidRDefault="00FE7D33" w:rsidP="00361ABF">
      <w:pPr>
        <w:pStyle w:val="CommentText"/>
        <w:rPr>
          <w:rFonts w:ascii="Times New Roman" w:hAnsi="Times New Roman" w:cs="Times New Roman"/>
          <w:sz w:val="24"/>
          <w:szCs w:val="24"/>
        </w:rPr>
      </w:pPr>
      <w:r w:rsidRPr="000C0957">
        <w:rPr>
          <w:rStyle w:val="do-cited-doi"/>
          <w:rFonts w:ascii="Times New Roman" w:hAnsi="Times New Roman" w:cs="Times New Roman"/>
          <w:sz w:val="24"/>
          <w:szCs w:val="24"/>
        </w:rPr>
        <w:t xml:space="preserve">-- </w:t>
      </w:r>
      <w:r w:rsidRPr="00EC1AF2">
        <w:rPr>
          <w:rFonts w:ascii="Times New Roman" w:hAnsi="Times New Roman" w:cs="Times New Roman"/>
          <w:sz w:val="24"/>
          <w:szCs w:val="24"/>
        </w:rPr>
        <w:t xml:space="preserve">Krieger N. Structural </w:t>
      </w:r>
      <w:r w:rsidRPr="000C0957">
        <w:rPr>
          <w:rFonts w:ascii="Times New Roman" w:hAnsi="Times New Roman" w:cs="Times New Roman"/>
          <w:sz w:val="24"/>
          <w:szCs w:val="24"/>
        </w:rPr>
        <w:t xml:space="preserve">racism, health inequities, and the two-edged sword of data: structural problems require structural solutions. </w:t>
      </w:r>
      <w:r w:rsidRPr="000C0957">
        <w:rPr>
          <w:rFonts w:ascii="Times New Roman" w:hAnsi="Times New Roman" w:cs="Times New Roman"/>
          <w:i/>
          <w:sz w:val="24"/>
          <w:szCs w:val="24"/>
        </w:rPr>
        <w:t>Front Public Health</w:t>
      </w:r>
      <w:r w:rsidRPr="00EC1AF2">
        <w:rPr>
          <w:rFonts w:ascii="Times New Roman" w:hAnsi="Times New Roman" w:cs="Times New Roman"/>
          <w:sz w:val="24"/>
          <w:szCs w:val="24"/>
        </w:rPr>
        <w:t xml:space="preserve"> 2021 Apr 15;</w:t>
      </w:r>
      <w:r w:rsidRPr="000C0957">
        <w:rPr>
          <w:rFonts w:ascii="Times New Roman" w:hAnsi="Times New Roman" w:cs="Times New Roman"/>
          <w:sz w:val="24"/>
          <w:szCs w:val="24"/>
        </w:rPr>
        <w:t xml:space="preserve"> </w:t>
      </w:r>
      <w:r w:rsidRPr="00EC1AF2">
        <w:rPr>
          <w:rFonts w:ascii="Times New Roman" w:hAnsi="Times New Roman" w:cs="Times New Roman"/>
          <w:sz w:val="24"/>
          <w:szCs w:val="24"/>
        </w:rPr>
        <w:t xml:space="preserve">9:655447. </w:t>
      </w:r>
      <w:proofErr w:type="spellStart"/>
      <w:r w:rsidRPr="00EC1AF2">
        <w:rPr>
          <w:rFonts w:ascii="Times New Roman" w:hAnsi="Times New Roman" w:cs="Times New Roman"/>
          <w:sz w:val="24"/>
          <w:szCs w:val="24"/>
        </w:rPr>
        <w:t>doi</w:t>
      </w:r>
      <w:proofErr w:type="spellEnd"/>
      <w:r w:rsidRPr="00EC1AF2">
        <w:rPr>
          <w:rFonts w:ascii="Times New Roman" w:hAnsi="Times New Roman" w:cs="Times New Roman"/>
          <w:sz w:val="24"/>
          <w:szCs w:val="24"/>
        </w:rPr>
        <w:t xml:space="preserve">: 10.3389/fpubh.2021.655447. </w:t>
      </w:r>
    </w:p>
    <w:p w14:paraId="1A835DE7" w14:textId="77777777" w:rsidR="00FE7D33" w:rsidRPr="00EC1AF2" w:rsidRDefault="00FE7D33" w:rsidP="00361ABF">
      <w:pPr>
        <w:spacing w:line="240" w:lineRule="auto"/>
        <w:rPr>
          <w:lang w:val="en-US" w:eastAsia="en-US"/>
        </w:rPr>
      </w:pPr>
      <w:r w:rsidRPr="000C0957">
        <w:rPr>
          <w:rStyle w:val="do-cited-doi"/>
        </w:rPr>
        <w:t xml:space="preserve">-- </w:t>
      </w:r>
      <w:r w:rsidRPr="000C0957">
        <w:rPr>
          <w:lang w:val="en-US" w:eastAsia="en-US"/>
        </w:rPr>
        <w:t xml:space="preserve">Benjamin R. </w:t>
      </w:r>
      <w:proofErr w:type="spellStart"/>
      <w:r w:rsidRPr="000C0957">
        <w:rPr>
          <w:lang w:val="en-US" w:eastAsia="en-US"/>
        </w:rPr>
        <w:t>Cultura</w:t>
      </w:r>
      <w:proofErr w:type="spellEnd"/>
      <w:r w:rsidRPr="000C0957">
        <w:rPr>
          <w:lang w:val="en-US" w:eastAsia="en-US"/>
        </w:rPr>
        <w:t xml:space="preserve"> Obscura: Race, Power, and "Culture Talk" in the Health Sciences. Am J Law Med 2017; 43(2-3):225-238.</w:t>
      </w:r>
    </w:p>
    <w:p w14:paraId="3CB61AC5" w14:textId="77777777" w:rsidR="00FE7D33" w:rsidRDefault="00FE7D33" w:rsidP="00361ABF">
      <w:pPr>
        <w:pStyle w:val="CommentText"/>
      </w:pPr>
    </w:p>
    <w:p w14:paraId="312DC5B8" w14:textId="77777777" w:rsidR="00FE7D33" w:rsidRDefault="00FE7D33" w:rsidP="00361ABF">
      <w:pPr>
        <w:pStyle w:val="CommentText"/>
      </w:pPr>
      <w:r>
        <w:t>&amp; also Krieger 2020 (already cited)</w:t>
      </w:r>
    </w:p>
    <w:p w14:paraId="6D136133" w14:textId="1B84C675" w:rsidR="00FE7D33" w:rsidRDefault="00FE7D33">
      <w:pPr>
        <w:pStyle w:val="CommentText"/>
      </w:pPr>
    </w:p>
  </w:comment>
  <w:comment w:id="53" w:author="Krieger, Nancy" w:date="2021-06-08T12:39:00Z" w:initials="KN">
    <w:p w14:paraId="185C49E4" w14:textId="77777777" w:rsidR="00FE7D33" w:rsidRPr="000C0957" w:rsidRDefault="00FE7D33" w:rsidP="00361ABF">
      <w:pPr>
        <w:pStyle w:val="CommentText"/>
        <w:rPr>
          <w:rFonts w:ascii="Times New Roman" w:hAnsi="Times New Roman" w:cs="Times New Roman"/>
          <w:sz w:val="24"/>
          <w:szCs w:val="24"/>
        </w:rPr>
      </w:pPr>
      <w:r>
        <w:rPr>
          <w:rStyle w:val="CommentReference"/>
        </w:rPr>
        <w:annotationRef/>
      </w:r>
      <w:r w:rsidRPr="000C0957">
        <w:rPr>
          <w:rFonts w:ascii="Times New Roman" w:hAnsi="Times New Roman" w:cs="Times New Roman"/>
          <w:sz w:val="24"/>
          <w:szCs w:val="24"/>
        </w:rPr>
        <w:t>Include as citations here:</w:t>
      </w:r>
    </w:p>
    <w:p w14:paraId="278B61E2" w14:textId="77777777" w:rsidR="00FE7D33" w:rsidRPr="000C0957" w:rsidRDefault="00FE7D33" w:rsidP="00361ABF">
      <w:pPr>
        <w:pStyle w:val="CommentText"/>
        <w:rPr>
          <w:rStyle w:val="do-cited-doi"/>
          <w:rFonts w:ascii="Times New Roman" w:hAnsi="Times New Roman" w:cs="Times New Roman"/>
          <w:sz w:val="24"/>
          <w:szCs w:val="24"/>
        </w:rPr>
      </w:pPr>
      <w:r w:rsidRPr="000C0957">
        <w:rPr>
          <w:rFonts w:ascii="Times New Roman" w:hAnsi="Times New Roman" w:cs="Times New Roman"/>
          <w:sz w:val="24"/>
          <w:szCs w:val="24"/>
        </w:rPr>
        <w:t xml:space="preserve">-- Boyd R, Lindo EG, Weeks LD, McLemore MR. On racism: a new standard for publishing on racial health inequities. </w:t>
      </w:r>
      <w:r w:rsidRPr="000C0957">
        <w:rPr>
          <w:rFonts w:ascii="Times New Roman" w:hAnsi="Times New Roman" w:cs="Times New Roman"/>
          <w:i/>
          <w:sz w:val="24"/>
          <w:szCs w:val="24"/>
        </w:rPr>
        <w:t>Health Affairs Blog</w:t>
      </w:r>
      <w:r w:rsidRPr="000C0957">
        <w:rPr>
          <w:rFonts w:ascii="Times New Roman" w:hAnsi="Times New Roman" w:cs="Times New Roman"/>
          <w:sz w:val="24"/>
          <w:szCs w:val="24"/>
        </w:rPr>
        <w:t xml:space="preserve">, July 2, 2020. </w:t>
      </w:r>
      <w:r w:rsidRPr="000C0957">
        <w:rPr>
          <w:rStyle w:val="do-cited-doi"/>
          <w:rFonts w:ascii="Times New Roman" w:hAnsi="Times New Roman" w:cs="Times New Roman"/>
          <w:sz w:val="24"/>
          <w:szCs w:val="24"/>
        </w:rPr>
        <w:t xml:space="preserve">DOI: 10.1377/hblog20200630.939347 </w:t>
      </w:r>
    </w:p>
    <w:p w14:paraId="2936DB77" w14:textId="77777777" w:rsidR="00FE7D33" w:rsidRPr="00EC1AF2" w:rsidRDefault="00FE7D33" w:rsidP="00361ABF">
      <w:pPr>
        <w:pStyle w:val="CommentText"/>
        <w:rPr>
          <w:rFonts w:ascii="Times New Roman" w:hAnsi="Times New Roman" w:cs="Times New Roman"/>
          <w:sz w:val="24"/>
          <w:szCs w:val="24"/>
        </w:rPr>
      </w:pPr>
      <w:r w:rsidRPr="000C0957">
        <w:rPr>
          <w:rStyle w:val="do-cited-doi"/>
          <w:rFonts w:ascii="Times New Roman" w:hAnsi="Times New Roman" w:cs="Times New Roman"/>
          <w:sz w:val="24"/>
          <w:szCs w:val="24"/>
        </w:rPr>
        <w:t xml:space="preserve">-- </w:t>
      </w:r>
      <w:r w:rsidRPr="00EC1AF2">
        <w:rPr>
          <w:rFonts w:ascii="Times New Roman" w:hAnsi="Times New Roman" w:cs="Times New Roman"/>
          <w:sz w:val="24"/>
          <w:szCs w:val="24"/>
        </w:rPr>
        <w:t xml:space="preserve">Krieger N. Structural </w:t>
      </w:r>
      <w:r w:rsidRPr="000C0957">
        <w:rPr>
          <w:rFonts w:ascii="Times New Roman" w:hAnsi="Times New Roman" w:cs="Times New Roman"/>
          <w:sz w:val="24"/>
          <w:szCs w:val="24"/>
        </w:rPr>
        <w:t xml:space="preserve">racism, health inequities, and the two-edged sword of data: structural problems require structural solutions. </w:t>
      </w:r>
      <w:r w:rsidRPr="000C0957">
        <w:rPr>
          <w:rFonts w:ascii="Times New Roman" w:hAnsi="Times New Roman" w:cs="Times New Roman"/>
          <w:i/>
          <w:sz w:val="24"/>
          <w:szCs w:val="24"/>
        </w:rPr>
        <w:t>Front Public Health</w:t>
      </w:r>
      <w:r w:rsidRPr="00EC1AF2">
        <w:rPr>
          <w:rFonts w:ascii="Times New Roman" w:hAnsi="Times New Roman" w:cs="Times New Roman"/>
          <w:sz w:val="24"/>
          <w:szCs w:val="24"/>
        </w:rPr>
        <w:t xml:space="preserve"> 2021 Apr 15;</w:t>
      </w:r>
      <w:r w:rsidRPr="000C0957">
        <w:rPr>
          <w:rFonts w:ascii="Times New Roman" w:hAnsi="Times New Roman" w:cs="Times New Roman"/>
          <w:sz w:val="24"/>
          <w:szCs w:val="24"/>
        </w:rPr>
        <w:t xml:space="preserve"> </w:t>
      </w:r>
      <w:r w:rsidRPr="00EC1AF2">
        <w:rPr>
          <w:rFonts w:ascii="Times New Roman" w:hAnsi="Times New Roman" w:cs="Times New Roman"/>
          <w:sz w:val="24"/>
          <w:szCs w:val="24"/>
        </w:rPr>
        <w:t xml:space="preserve">9:655447. </w:t>
      </w:r>
      <w:proofErr w:type="spellStart"/>
      <w:r w:rsidRPr="00EC1AF2">
        <w:rPr>
          <w:rFonts w:ascii="Times New Roman" w:hAnsi="Times New Roman" w:cs="Times New Roman"/>
          <w:sz w:val="24"/>
          <w:szCs w:val="24"/>
        </w:rPr>
        <w:t>doi</w:t>
      </w:r>
      <w:proofErr w:type="spellEnd"/>
      <w:r w:rsidRPr="00EC1AF2">
        <w:rPr>
          <w:rFonts w:ascii="Times New Roman" w:hAnsi="Times New Roman" w:cs="Times New Roman"/>
          <w:sz w:val="24"/>
          <w:szCs w:val="24"/>
        </w:rPr>
        <w:t xml:space="preserve">: 10.3389/fpubh.2021.655447. </w:t>
      </w:r>
    </w:p>
    <w:p w14:paraId="388E3F32" w14:textId="77777777" w:rsidR="00FE7D33" w:rsidRPr="00EC1AF2" w:rsidRDefault="00FE7D33" w:rsidP="00361ABF">
      <w:pPr>
        <w:spacing w:line="240" w:lineRule="auto"/>
        <w:rPr>
          <w:lang w:val="en-US" w:eastAsia="en-US"/>
        </w:rPr>
      </w:pPr>
      <w:r w:rsidRPr="000C0957">
        <w:rPr>
          <w:rStyle w:val="do-cited-doi"/>
        </w:rPr>
        <w:t xml:space="preserve">-- </w:t>
      </w:r>
      <w:r w:rsidRPr="000C0957">
        <w:rPr>
          <w:lang w:val="en-US" w:eastAsia="en-US"/>
        </w:rPr>
        <w:t xml:space="preserve">Benjamin R. </w:t>
      </w:r>
      <w:proofErr w:type="spellStart"/>
      <w:r w:rsidRPr="000C0957">
        <w:rPr>
          <w:lang w:val="en-US" w:eastAsia="en-US"/>
        </w:rPr>
        <w:t>Cultura</w:t>
      </w:r>
      <w:proofErr w:type="spellEnd"/>
      <w:r w:rsidRPr="000C0957">
        <w:rPr>
          <w:lang w:val="en-US" w:eastAsia="en-US"/>
        </w:rPr>
        <w:t xml:space="preserve"> Obscura: Race, Power, and "Culture Talk" in the Health Sciences. Am J Law Med 2017; 43(2-3):225-238.</w:t>
      </w:r>
    </w:p>
    <w:p w14:paraId="441B2845" w14:textId="77777777" w:rsidR="00FE7D33" w:rsidRDefault="00FE7D33" w:rsidP="00361ABF">
      <w:pPr>
        <w:pStyle w:val="CommentText"/>
      </w:pPr>
    </w:p>
    <w:p w14:paraId="60E4C75D" w14:textId="77777777" w:rsidR="00FE7D33" w:rsidRDefault="00FE7D33" w:rsidP="00361ABF">
      <w:pPr>
        <w:pStyle w:val="CommentText"/>
      </w:pPr>
      <w:r>
        <w:t>&amp; also Krieger 2020 (already cited)</w:t>
      </w:r>
    </w:p>
    <w:p w14:paraId="43C134FE" w14:textId="77777777" w:rsidR="00FE7D33" w:rsidRDefault="00FE7D33" w:rsidP="00361ABF">
      <w:pPr>
        <w:pStyle w:val="CommentText"/>
      </w:pPr>
    </w:p>
    <w:p w14:paraId="5F6ADD1B" w14:textId="21B147AD" w:rsidR="00FE7D33" w:rsidRDefault="00FE7D33">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A70F620" w15:done="0"/>
  <w15:commentEx w15:paraId="797C2605" w15:done="0"/>
  <w15:commentEx w15:paraId="761C58FC" w15:done="0"/>
  <w15:commentEx w15:paraId="3420BD42" w15:done="0"/>
  <w15:commentEx w15:paraId="6A80F47B" w15:done="0"/>
  <w15:commentEx w15:paraId="317CC339" w15:done="0"/>
  <w15:commentEx w15:paraId="403E57C3" w15:done="0"/>
  <w15:commentEx w15:paraId="70AE0552" w15:done="0"/>
  <w15:commentEx w15:paraId="3419E94A" w15:done="0"/>
  <w15:commentEx w15:paraId="083E27F6" w15:done="0"/>
  <w15:commentEx w15:paraId="4FFD3023" w15:done="0"/>
  <w15:commentEx w15:paraId="776DDC86" w15:done="0"/>
  <w15:commentEx w15:paraId="6D136133" w15:done="0"/>
  <w15:commentEx w15:paraId="5F6ADD1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69EF83" w16cex:dateUtc="2021-06-08T17: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A70F620" w16cid:durableId="2469EEA5"/>
  <w16cid:commentId w16cid:paraId="797C2605" w16cid:durableId="2469EEA6"/>
  <w16cid:commentId w16cid:paraId="761C58FC" w16cid:durableId="2469EEA7"/>
  <w16cid:commentId w16cid:paraId="3420BD42" w16cid:durableId="2469EEA8"/>
  <w16cid:commentId w16cid:paraId="6A80F47B" w16cid:durableId="2469EEA9"/>
  <w16cid:commentId w16cid:paraId="317CC339" w16cid:durableId="2469EEAA"/>
  <w16cid:commentId w16cid:paraId="403E57C3" w16cid:durableId="2469EF83"/>
  <w16cid:commentId w16cid:paraId="70AE0552" w16cid:durableId="2469EEAB"/>
  <w16cid:commentId w16cid:paraId="3419E94A" w16cid:durableId="2469EEAC"/>
  <w16cid:commentId w16cid:paraId="083E27F6" w16cid:durableId="2469EEAD"/>
  <w16cid:commentId w16cid:paraId="4FFD3023" w16cid:durableId="2469EEAE"/>
  <w16cid:commentId w16cid:paraId="776DDC86" w16cid:durableId="2469EEAF"/>
  <w16cid:commentId w16cid:paraId="6D136133" w16cid:durableId="2469EEB0"/>
  <w16cid:commentId w16cid:paraId="5F6ADD1B" w16cid:durableId="2469EEB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C63BD4" w14:textId="77777777" w:rsidR="00CE5E8E" w:rsidRDefault="00CE5E8E" w:rsidP="00AF2C92">
      <w:r>
        <w:separator/>
      </w:r>
    </w:p>
  </w:endnote>
  <w:endnote w:type="continuationSeparator" w:id="0">
    <w:p w14:paraId="5366DA9F" w14:textId="77777777" w:rsidR="00CE5E8E" w:rsidRDefault="00CE5E8E" w:rsidP="00AF2C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Georgia">
    <w:altName w:val="﷽﷽﷽﷽﷽﷽﷽﷽■˽怀"/>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1F8163" w14:textId="77777777" w:rsidR="00CE5E8E" w:rsidRDefault="00CE5E8E" w:rsidP="00AF2C92">
      <w:r>
        <w:separator/>
      </w:r>
    </w:p>
  </w:footnote>
  <w:footnote w:type="continuationSeparator" w:id="0">
    <w:p w14:paraId="0D306C62" w14:textId="77777777" w:rsidR="00CE5E8E" w:rsidRDefault="00CE5E8E" w:rsidP="00AF2C9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B0D4262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954AB6CC"/>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DD022EAE"/>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2E3626A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ECD2D830"/>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227402F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185865B2"/>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346689D4"/>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8F80B210"/>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977869E6"/>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605E942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5CC0843"/>
    <w:multiLevelType w:val="multilevel"/>
    <w:tmpl w:val="9426EBB6"/>
    <w:lvl w:ilvl="0">
      <w:start w:val="1"/>
      <w:numFmt w:val="decimal"/>
      <w:lvlText w:val="(%1)"/>
      <w:lvlJc w:val="right"/>
      <w:pPr>
        <w:ind w:left="720" w:hanging="181"/>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0D0E765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1F413159"/>
    <w:multiLevelType w:val="multilevel"/>
    <w:tmpl w:val="30C08770"/>
    <w:lvl w:ilvl="0">
      <w:start w:val="1"/>
      <w:numFmt w:val="decimal"/>
      <w:lvlText w:val="(%1)"/>
      <w:lvlJc w:val="right"/>
      <w:pPr>
        <w:ind w:left="720" w:hanging="153"/>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1FBD58E1"/>
    <w:multiLevelType w:val="multilevel"/>
    <w:tmpl w:val="1B88B87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27E8289F"/>
    <w:multiLevelType w:val="hybridMultilevel"/>
    <w:tmpl w:val="E976D66C"/>
    <w:lvl w:ilvl="0" w:tplc="0CDA7214">
      <w:start w:val="1"/>
      <w:numFmt w:val="decimal"/>
      <w:lvlText w:val="(%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6" w15:restartNumberingAfterBreak="0">
    <w:nsid w:val="389B5003"/>
    <w:multiLevelType w:val="multilevel"/>
    <w:tmpl w:val="DD5255FA"/>
    <w:lvl w:ilvl="0">
      <w:start w:val="1"/>
      <w:numFmt w:val="decimal"/>
      <w:lvlText w:val="(%1)"/>
      <w:lvlJc w:val="left"/>
      <w:pPr>
        <w:ind w:left="720" w:hanging="454"/>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3C5D0C07"/>
    <w:multiLevelType w:val="hybridMultilevel"/>
    <w:tmpl w:val="4CA02766"/>
    <w:lvl w:ilvl="0" w:tplc="79367BA0">
      <w:start w:val="1"/>
      <w:numFmt w:val="decimal"/>
      <w:pStyle w:val="Numberedlist"/>
      <w:lvlText w:val="(%1)"/>
      <w:lvlJc w:val="right"/>
      <w:pPr>
        <w:ind w:left="720" w:hanging="153"/>
      </w:pPr>
      <w:rPr>
        <w:rFonts w:hint="default"/>
      </w:rPr>
    </w:lvl>
    <w:lvl w:ilvl="1" w:tplc="FE3AC208">
      <w:start w:val="1"/>
      <w:numFmt w:val="lowerLetter"/>
      <w:lvlText w:val="(%2)"/>
      <w:lvlJc w:val="left"/>
      <w:pPr>
        <w:ind w:left="1440" w:hanging="360"/>
      </w:pPr>
      <w:rPr>
        <w:rFonts w:hint="default"/>
      </w:rPr>
    </w:lvl>
    <w:lvl w:ilvl="2" w:tplc="77E4D7DE">
      <w:start w:val="1"/>
      <w:numFmt w:val="lowerRoman"/>
      <w:lvlText w:val="(%3)"/>
      <w:lvlJc w:val="right"/>
      <w:pPr>
        <w:ind w:left="2160" w:hanging="180"/>
      </w:pPr>
      <w:rPr>
        <w:rFonts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D4A71FF"/>
    <w:multiLevelType w:val="hybridMultilevel"/>
    <w:tmpl w:val="CADCD1BE"/>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9" w15:restartNumberingAfterBreak="0">
    <w:nsid w:val="5838135E"/>
    <w:multiLevelType w:val="hybridMultilevel"/>
    <w:tmpl w:val="68EEE13A"/>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Arial"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Arial"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Arial"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5BD96BF8"/>
    <w:multiLevelType w:val="hybridMultilevel"/>
    <w:tmpl w:val="76D2C65A"/>
    <w:lvl w:ilvl="0" w:tplc="0456C424">
      <w:start w:val="1"/>
      <w:numFmt w:val="bullet"/>
      <w:pStyle w:val="Bulletedlis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Aria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Arial"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Arial"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DD751B3"/>
    <w:multiLevelType w:val="hybridMultilevel"/>
    <w:tmpl w:val="5708286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63FA38AF"/>
    <w:multiLevelType w:val="hybridMultilevel"/>
    <w:tmpl w:val="C96A95C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6C802A41"/>
    <w:multiLevelType w:val="hybridMultilevel"/>
    <w:tmpl w:val="78B2E5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D9373AB"/>
    <w:multiLevelType w:val="multilevel"/>
    <w:tmpl w:val="B89CB32C"/>
    <w:lvl w:ilvl="0">
      <w:start w:val="1"/>
      <w:numFmt w:val="decimal"/>
      <w:lvlText w:val="(%1)"/>
      <w:lvlJc w:val="right"/>
      <w:pPr>
        <w:ind w:left="720" w:hanging="153"/>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5"/>
  </w:num>
  <w:num w:numId="2">
    <w:abstractNumId w:val="19"/>
  </w:num>
  <w:num w:numId="3">
    <w:abstractNumId w:val="1"/>
  </w:num>
  <w:num w:numId="4">
    <w:abstractNumId w:val="2"/>
  </w:num>
  <w:num w:numId="5">
    <w:abstractNumId w:val="3"/>
  </w:num>
  <w:num w:numId="6">
    <w:abstractNumId w:val="4"/>
  </w:num>
  <w:num w:numId="7">
    <w:abstractNumId w:val="9"/>
  </w:num>
  <w:num w:numId="8">
    <w:abstractNumId w:val="5"/>
  </w:num>
  <w:num w:numId="9">
    <w:abstractNumId w:val="7"/>
  </w:num>
  <w:num w:numId="10">
    <w:abstractNumId w:val="6"/>
  </w:num>
  <w:num w:numId="11">
    <w:abstractNumId w:val="10"/>
  </w:num>
  <w:num w:numId="12">
    <w:abstractNumId w:val="8"/>
  </w:num>
  <w:num w:numId="13">
    <w:abstractNumId w:val="17"/>
  </w:num>
  <w:num w:numId="14">
    <w:abstractNumId w:val="20"/>
  </w:num>
  <w:num w:numId="15">
    <w:abstractNumId w:val="14"/>
  </w:num>
  <w:num w:numId="16">
    <w:abstractNumId w:val="16"/>
  </w:num>
  <w:num w:numId="17">
    <w:abstractNumId w:val="11"/>
  </w:num>
  <w:num w:numId="18">
    <w:abstractNumId w:val="0"/>
  </w:num>
  <w:num w:numId="19">
    <w:abstractNumId w:val="12"/>
  </w:num>
  <w:num w:numId="20">
    <w:abstractNumId w:val="20"/>
  </w:num>
  <w:num w:numId="21">
    <w:abstractNumId w:val="20"/>
  </w:num>
  <w:num w:numId="22">
    <w:abstractNumId w:val="20"/>
  </w:num>
  <w:num w:numId="23">
    <w:abstractNumId w:val="20"/>
  </w:num>
  <w:num w:numId="24">
    <w:abstractNumId w:val="17"/>
  </w:num>
  <w:num w:numId="25">
    <w:abstractNumId w:val="18"/>
  </w:num>
  <w:num w:numId="26">
    <w:abstractNumId w:val="21"/>
  </w:num>
  <w:num w:numId="27">
    <w:abstractNumId w:val="22"/>
  </w:num>
  <w:num w:numId="28">
    <w:abstractNumId w:val="20"/>
  </w:num>
  <w:num w:numId="29">
    <w:abstractNumId w:val="13"/>
  </w:num>
  <w:num w:numId="30">
    <w:abstractNumId w:val="24"/>
  </w:num>
  <w:num w:numId="31">
    <w:abstractNumId w:val="2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Krieger, Nancy">
    <w15:presenceInfo w15:providerId="AD" w15:userId="S-1-5-21-1191599065-4274392095-3078430509-83435"/>
  </w15:person>
  <w15:person w15:author="Coull, Brent">
    <w15:presenceInfo w15:providerId="AD" w15:userId="S::bcoull@hsph.harvard.edu::16719153-f667-444e-b02c-3edd4a8e8f8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3"/>
  <w:doNotDisplayPageBoundaries/>
  <w:proofState w:spelling="clean"/>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1FB7"/>
    <w:rsid w:val="00001899"/>
    <w:rsid w:val="00001ECC"/>
    <w:rsid w:val="00004139"/>
    <w:rsid w:val="000041D6"/>
    <w:rsid w:val="000049AD"/>
    <w:rsid w:val="00004D2C"/>
    <w:rsid w:val="000133C0"/>
    <w:rsid w:val="00014C4E"/>
    <w:rsid w:val="00015416"/>
    <w:rsid w:val="00017107"/>
    <w:rsid w:val="000202E2"/>
    <w:rsid w:val="00020535"/>
    <w:rsid w:val="00022441"/>
    <w:rsid w:val="0002261E"/>
    <w:rsid w:val="00023877"/>
    <w:rsid w:val="00024839"/>
    <w:rsid w:val="0002645E"/>
    <w:rsid w:val="00026871"/>
    <w:rsid w:val="00032B7E"/>
    <w:rsid w:val="00034C74"/>
    <w:rsid w:val="000354E5"/>
    <w:rsid w:val="00037A98"/>
    <w:rsid w:val="00042473"/>
    <w:rsid w:val="000424F5"/>
    <w:rsid w:val="000427FB"/>
    <w:rsid w:val="0004455E"/>
    <w:rsid w:val="00047CB5"/>
    <w:rsid w:val="00051FAA"/>
    <w:rsid w:val="00054EB7"/>
    <w:rsid w:val="000572A9"/>
    <w:rsid w:val="00061325"/>
    <w:rsid w:val="00066D69"/>
    <w:rsid w:val="000733AC"/>
    <w:rsid w:val="00074D22"/>
    <w:rsid w:val="00075081"/>
    <w:rsid w:val="0007528A"/>
    <w:rsid w:val="00076A49"/>
    <w:rsid w:val="000811AB"/>
    <w:rsid w:val="00083C5F"/>
    <w:rsid w:val="00090511"/>
    <w:rsid w:val="0009172C"/>
    <w:rsid w:val="000924ED"/>
    <w:rsid w:val="00092A64"/>
    <w:rsid w:val="000930EC"/>
    <w:rsid w:val="00093231"/>
    <w:rsid w:val="00095E61"/>
    <w:rsid w:val="00096565"/>
    <w:rsid w:val="000966C1"/>
    <w:rsid w:val="000970AC"/>
    <w:rsid w:val="000A0493"/>
    <w:rsid w:val="000A1167"/>
    <w:rsid w:val="000A34FA"/>
    <w:rsid w:val="000A4428"/>
    <w:rsid w:val="000A668E"/>
    <w:rsid w:val="000A66F5"/>
    <w:rsid w:val="000A6D40"/>
    <w:rsid w:val="000A7BC3"/>
    <w:rsid w:val="000B1661"/>
    <w:rsid w:val="000B2E88"/>
    <w:rsid w:val="000B4603"/>
    <w:rsid w:val="000B61B7"/>
    <w:rsid w:val="000B6B03"/>
    <w:rsid w:val="000C0957"/>
    <w:rsid w:val="000C09BE"/>
    <w:rsid w:val="000C1380"/>
    <w:rsid w:val="000C554F"/>
    <w:rsid w:val="000D0DC5"/>
    <w:rsid w:val="000D15FF"/>
    <w:rsid w:val="000D28DF"/>
    <w:rsid w:val="000D488B"/>
    <w:rsid w:val="000D5210"/>
    <w:rsid w:val="000D68DF"/>
    <w:rsid w:val="000E0B1F"/>
    <w:rsid w:val="000E138D"/>
    <w:rsid w:val="000E187A"/>
    <w:rsid w:val="000E1FB7"/>
    <w:rsid w:val="000E2D61"/>
    <w:rsid w:val="000E388A"/>
    <w:rsid w:val="000E450E"/>
    <w:rsid w:val="000E4D98"/>
    <w:rsid w:val="000E6259"/>
    <w:rsid w:val="000F4677"/>
    <w:rsid w:val="000F5BE0"/>
    <w:rsid w:val="000F6CEB"/>
    <w:rsid w:val="00100587"/>
    <w:rsid w:val="0010284E"/>
    <w:rsid w:val="00103122"/>
    <w:rsid w:val="0010336A"/>
    <w:rsid w:val="001050F1"/>
    <w:rsid w:val="00105AEA"/>
    <w:rsid w:val="00106DAF"/>
    <w:rsid w:val="00114BFB"/>
    <w:rsid w:val="00116023"/>
    <w:rsid w:val="001200D7"/>
    <w:rsid w:val="00126645"/>
    <w:rsid w:val="00130C84"/>
    <w:rsid w:val="00134A51"/>
    <w:rsid w:val="00140727"/>
    <w:rsid w:val="00144FCC"/>
    <w:rsid w:val="00147ED0"/>
    <w:rsid w:val="00152AD6"/>
    <w:rsid w:val="00156DCF"/>
    <w:rsid w:val="001601E9"/>
    <w:rsid w:val="00160628"/>
    <w:rsid w:val="00161344"/>
    <w:rsid w:val="00162195"/>
    <w:rsid w:val="00162451"/>
    <w:rsid w:val="0016322A"/>
    <w:rsid w:val="00165A21"/>
    <w:rsid w:val="001704DE"/>
    <w:rsid w:val="001705CE"/>
    <w:rsid w:val="0017588E"/>
    <w:rsid w:val="0017714B"/>
    <w:rsid w:val="001775ED"/>
    <w:rsid w:val="001804DF"/>
    <w:rsid w:val="00181BDC"/>
    <w:rsid w:val="00181DB0"/>
    <w:rsid w:val="00182216"/>
    <w:rsid w:val="001829E3"/>
    <w:rsid w:val="00182FAF"/>
    <w:rsid w:val="001840AD"/>
    <w:rsid w:val="00190007"/>
    <w:rsid w:val="001906FF"/>
    <w:rsid w:val="00195625"/>
    <w:rsid w:val="0019731E"/>
    <w:rsid w:val="001A09FE"/>
    <w:rsid w:val="001A0C0E"/>
    <w:rsid w:val="001A67C9"/>
    <w:rsid w:val="001A69DE"/>
    <w:rsid w:val="001B1C7C"/>
    <w:rsid w:val="001B398F"/>
    <w:rsid w:val="001B46C6"/>
    <w:rsid w:val="001B4B48"/>
    <w:rsid w:val="001B4D1F"/>
    <w:rsid w:val="001B5193"/>
    <w:rsid w:val="001B7681"/>
    <w:rsid w:val="001B7CAE"/>
    <w:rsid w:val="001C0772"/>
    <w:rsid w:val="001C0D4F"/>
    <w:rsid w:val="001C139B"/>
    <w:rsid w:val="001C1DEC"/>
    <w:rsid w:val="001C2FB0"/>
    <w:rsid w:val="001C5736"/>
    <w:rsid w:val="001C63EB"/>
    <w:rsid w:val="001C7773"/>
    <w:rsid w:val="001D063E"/>
    <w:rsid w:val="001D2DA2"/>
    <w:rsid w:val="001D4A49"/>
    <w:rsid w:val="001E0572"/>
    <w:rsid w:val="001E0A67"/>
    <w:rsid w:val="001E1028"/>
    <w:rsid w:val="001E14E2"/>
    <w:rsid w:val="001E6302"/>
    <w:rsid w:val="001E7DCB"/>
    <w:rsid w:val="001F3411"/>
    <w:rsid w:val="001F4287"/>
    <w:rsid w:val="001F4DBA"/>
    <w:rsid w:val="00201445"/>
    <w:rsid w:val="0020415E"/>
    <w:rsid w:val="00204FF4"/>
    <w:rsid w:val="00207063"/>
    <w:rsid w:val="0021056E"/>
    <w:rsid w:val="0021075D"/>
    <w:rsid w:val="0021165A"/>
    <w:rsid w:val="00211BC9"/>
    <w:rsid w:val="0021200C"/>
    <w:rsid w:val="002121E6"/>
    <w:rsid w:val="00212DEB"/>
    <w:rsid w:val="0021620C"/>
    <w:rsid w:val="00216E78"/>
    <w:rsid w:val="00217275"/>
    <w:rsid w:val="00223707"/>
    <w:rsid w:val="00223CE7"/>
    <w:rsid w:val="002262A8"/>
    <w:rsid w:val="00230F16"/>
    <w:rsid w:val="00231BB0"/>
    <w:rsid w:val="00236F4B"/>
    <w:rsid w:val="00242AAD"/>
    <w:rsid w:val="00242B0D"/>
    <w:rsid w:val="002467C6"/>
    <w:rsid w:val="0024692A"/>
    <w:rsid w:val="00247CFD"/>
    <w:rsid w:val="00252BBA"/>
    <w:rsid w:val="00253123"/>
    <w:rsid w:val="00253CDB"/>
    <w:rsid w:val="00255B03"/>
    <w:rsid w:val="00260A88"/>
    <w:rsid w:val="00264001"/>
    <w:rsid w:val="00266354"/>
    <w:rsid w:val="00267A18"/>
    <w:rsid w:val="00273462"/>
    <w:rsid w:val="0027395B"/>
    <w:rsid w:val="00273AD1"/>
    <w:rsid w:val="00273F64"/>
    <w:rsid w:val="002740C3"/>
    <w:rsid w:val="00274DAD"/>
    <w:rsid w:val="00275854"/>
    <w:rsid w:val="00280106"/>
    <w:rsid w:val="0028061D"/>
    <w:rsid w:val="00280F18"/>
    <w:rsid w:val="00283B41"/>
    <w:rsid w:val="00285F28"/>
    <w:rsid w:val="00286398"/>
    <w:rsid w:val="00290985"/>
    <w:rsid w:val="00293D7C"/>
    <w:rsid w:val="00294B1F"/>
    <w:rsid w:val="00296333"/>
    <w:rsid w:val="002A0314"/>
    <w:rsid w:val="002A34D2"/>
    <w:rsid w:val="002A3C42"/>
    <w:rsid w:val="002A5D75"/>
    <w:rsid w:val="002A6282"/>
    <w:rsid w:val="002B0D23"/>
    <w:rsid w:val="002B1B1A"/>
    <w:rsid w:val="002B7228"/>
    <w:rsid w:val="002C442E"/>
    <w:rsid w:val="002C53EE"/>
    <w:rsid w:val="002D24F7"/>
    <w:rsid w:val="002D2799"/>
    <w:rsid w:val="002D2CD7"/>
    <w:rsid w:val="002D33B9"/>
    <w:rsid w:val="002D4DDC"/>
    <w:rsid w:val="002D4F75"/>
    <w:rsid w:val="002D605B"/>
    <w:rsid w:val="002D6493"/>
    <w:rsid w:val="002D7AB6"/>
    <w:rsid w:val="002E06D0"/>
    <w:rsid w:val="002E32CD"/>
    <w:rsid w:val="002E3C27"/>
    <w:rsid w:val="002E403A"/>
    <w:rsid w:val="002E7F3A"/>
    <w:rsid w:val="002F4EDB"/>
    <w:rsid w:val="002F6054"/>
    <w:rsid w:val="003012C1"/>
    <w:rsid w:val="00302621"/>
    <w:rsid w:val="003054CF"/>
    <w:rsid w:val="003057A3"/>
    <w:rsid w:val="0030634F"/>
    <w:rsid w:val="0030767C"/>
    <w:rsid w:val="0031166F"/>
    <w:rsid w:val="003120DE"/>
    <w:rsid w:val="00312A8A"/>
    <w:rsid w:val="00313FE9"/>
    <w:rsid w:val="00315713"/>
    <w:rsid w:val="0031686C"/>
    <w:rsid w:val="00316FE0"/>
    <w:rsid w:val="003204D2"/>
    <w:rsid w:val="00323A31"/>
    <w:rsid w:val="0032605E"/>
    <w:rsid w:val="003275D1"/>
    <w:rsid w:val="00330B2A"/>
    <w:rsid w:val="00331E17"/>
    <w:rsid w:val="00333063"/>
    <w:rsid w:val="003408E3"/>
    <w:rsid w:val="00343480"/>
    <w:rsid w:val="00344A2E"/>
    <w:rsid w:val="00345E89"/>
    <w:rsid w:val="003522A1"/>
    <w:rsid w:val="0035254B"/>
    <w:rsid w:val="00353555"/>
    <w:rsid w:val="00354648"/>
    <w:rsid w:val="00355250"/>
    <w:rsid w:val="003565D4"/>
    <w:rsid w:val="003607FB"/>
    <w:rsid w:val="00360FD5"/>
    <w:rsid w:val="00361889"/>
    <w:rsid w:val="00361ABF"/>
    <w:rsid w:val="00361AFB"/>
    <w:rsid w:val="003634A5"/>
    <w:rsid w:val="00366868"/>
    <w:rsid w:val="00367506"/>
    <w:rsid w:val="00370085"/>
    <w:rsid w:val="003741F8"/>
    <w:rsid w:val="003744A7"/>
    <w:rsid w:val="00375C74"/>
    <w:rsid w:val="00376235"/>
    <w:rsid w:val="00376535"/>
    <w:rsid w:val="00381FB6"/>
    <w:rsid w:val="003836D3"/>
    <w:rsid w:val="00383A52"/>
    <w:rsid w:val="00387F16"/>
    <w:rsid w:val="00391652"/>
    <w:rsid w:val="00391D4D"/>
    <w:rsid w:val="00393843"/>
    <w:rsid w:val="0039507F"/>
    <w:rsid w:val="003A1260"/>
    <w:rsid w:val="003A295F"/>
    <w:rsid w:val="003A41DD"/>
    <w:rsid w:val="003A6C28"/>
    <w:rsid w:val="003A7033"/>
    <w:rsid w:val="003B47FE"/>
    <w:rsid w:val="003B540A"/>
    <w:rsid w:val="003B5673"/>
    <w:rsid w:val="003B62C9"/>
    <w:rsid w:val="003C7176"/>
    <w:rsid w:val="003C7B20"/>
    <w:rsid w:val="003D0929"/>
    <w:rsid w:val="003D3456"/>
    <w:rsid w:val="003D4205"/>
    <w:rsid w:val="003D4729"/>
    <w:rsid w:val="003D7DD6"/>
    <w:rsid w:val="003E4BC9"/>
    <w:rsid w:val="003E5AAF"/>
    <w:rsid w:val="003E600D"/>
    <w:rsid w:val="003E64DF"/>
    <w:rsid w:val="003E6A5D"/>
    <w:rsid w:val="003F193A"/>
    <w:rsid w:val="003F4207"/>
    <w:rsid w:val="003F5C46"/>
    <w:rsid w:val="003F6589"/>
    <w:rsid w:val="003F7CBB"/>
    <w:rsid w:val="003F7D34"/>
    <w:rsid w:val="00406F09"/>
    <w:rsid w:val="00410740"/>
    <w:rsid w:val="00412C8E"/>
    <w:rsid w:val="0041518D"/>
    <w:rsid w:val="00420CBB"/>
    <w:rsid w:val="0042221D"/>
    <w:rsid w:val="00424DD3"/>
    <w:rsid w:val="004269C5"/>
    <w:rsid w:val="0043134B"/>
    <w:rsid w:val="00435939"/>
    <w:rsid w:val="00437CC7"/>
    <w:rsid w:val="00442B9C"/>
    <w:rsid w:val="00443A3A"/>
    <w:rsid w:val="00446515"/>
    <w:rsid w:val="0044738A"/>
    <w:rsid w:val="004473D3"/>
    <w:rsid w:val="00452231"/>
    <w:rsid w:val="00460C13"/>
    <w:rsid w:val="00463228"/>
    <w:rsid w:val="00463782"/>
    <w:rsid w:val="004667E0"/>
    <w:rsid w:val="0046760E"/>
    <w:rsid w:val="00470E10"/>
    <w:rsid w:val="00471823"/>
    <w:rsid w:val="00472CA0"/>
    <w:rsid w:val="00473325"/>
    <w:rsid w:val="00473368"/>
    <w:rsid w:val="00475F64"/>
    <w:rsid w:val="00476109"/>
    <w:rsid w:val="00477A97"/>
    <w:rsid w:val="00481343"/>
    <w:rsid w:val="0048158B"/>
    <w:rsid w:val="00481598"/>
    <w:rsid w:val="00483796"/>
    <w:rsid w:val="0048549E"/>
    <w:rsid w:val="00490912"/>
    <w:rsid w:val="00490BB0"/>
    <w:rsid w:val="00490C9C"/>
    <w:rsid w:val="004927C8"/>
    <w:rsid w:val="00493347"/>
    <w:rsid w:val="00496092"/>
    <w:rsid w:val="0049682D"/>
    <w:rsid w:val="004A08DB"/>
    <w:rsid w:val="004A25D0"/>
    <w:rsid w:val="004A37E8"/>
    <w:rsid w:val="004A5AD1"/>
    <w:rsid w:val="004A5CEE"/>
    <w:rsid w:val="004A7549"/>
    <w:rsid w:val="004A7C5C"/>
    <w:rsid w:val="004B09D4"/>
    <w:rsid w:val="004B2BDB"/>
    <w:rsid w:val="004B330A"/>
    <w:rsid w:val="004B39B4"/>
    <w:rsid w:val="004B7C8E"/>
    <w:rsid w:val="004C2C04"/>
    <w:rsid w:val="004C31FB"/>
    <w:rsid w:val="004C4252"/>
    <w:rsid w:val="004D01B1"/>
    <w:rsid w:val="004D0EDC"/>
    <w:rsid w:val="004D1220"/>
    <w:rsid w:val="004D14B3"/>
    <w:rsid w:val="004D1529"/>
    <w:rsid w:val="004D2253"/>
    <w:rsid w:val="004D493B"/>
    <w:rsid w:val="004D5514"/>
    <w:rsid w:val="004D56C3"/>
    <w:rsid w:val="004D6FAF"/>
    <w:rsid w:val="004E0338"/>
    <w:rsid w:val="004E4FF3"/>
    <w:rsid w:val="004E54FC"/>
    <w:rsid w:val="004E56A8"/>
    <w:rsid w:val="004E68A9"/>
    <w:rsid w:val="004F15C3"/>
    <w:rsid w:val="004F3B55"/>
    <w:rsid w:val="004F4E46"/>
    <w:rsid w:val="004F6B7D"/>
    <w:rsid w:val="005014E0"/>
    <w:rsid w:val="005015F6"/>
    <w:rsid w:val="005030C4"/>
    <w:rsid w:val="005031C5"/>
    <w:rsid w:val="0050428E"/>
    <w:rsid w:val="005048A9"/>
    <w:rsid w:val="00504FDC"/>
    <w:rsid w:val="005058DE"/>
    <w:rsid w:val="0050626A"/>
    <w:rsid w:val="005116A1"/>
    <w:rsid w:val="005120CC"/>
    <w:rsid w:val="00512B7B"/>
    <w:rsid w:val="00514EA1"/>
    <w:rsid w:val="00516AAB"/>
    <w:rsid w:val="0051755E"/>
    <w:rsid w:val="00517732"/>
    <w:rsid w:val="0051798B"/>
    <w:rsid w:val="0052012C"/>
    <w:rsid w:val="00521F5A"/>
    <w:rsid w:val="00525E06"/>
    <w:rsid w:val="00526454"/>
    <w:rsid w:val="005317FE"/>
    <w:rsid w:val="00531823"/>
    <w:rsid w:val="0053272A"/>
    <w:rsid w:val="00534ECC"/>
    <w:rsid w:val="0053502E"/>
    <w:rsid w:val="00535D2A"/>
    <w:rsid w:val="0053720D"/>
    <w:rsid w:val="00540EF5"/>
    <w:rsid w:val="005411D5"/>
    <w:rsid w:val="00541BF3"/>
    <w:rsid w:val="00541CD3"/>
    <w:rsid w:val="005429B7"/>
    <w:rsid w:val="00542D44"/>
    <w:rsid w:val="00545B6D"/>
    <w:rsid w:val="005476FA"/>
    <w:rsid w:val="00552BFD"/>
    <w:rsid w:val="005545C3"/>
    <w:rsid w:val="0055464B"/>
    <w:rsid w:val="0055595E"/>
    <w:rsid w:val="00557988"/>
    <w:rsid w:val="005606B2"/>
    <w:rsid w:val="0056154B"/>
    <w:rsid w:val="0056218F"/>
    <w:rsid w:val="00562C49"/>
    <w:rsid w:val="00562DEF"/>
    <w:rsid w:val="00563A35"/>
    <w:rsid w:val="00564CEC"/>
    <w:rsid w:val="00566596"/>
    <w:rsid w:val="005730B0"/>
    <w:rsid w:val="005741E9"/>
    <w:rsid w:val="005748CF"/>
    <w:rsid w:val="00576D10"/>
    <w:rsid w:val="00580CD7"/>
    <w:rsid w:val="00583BB9"/>
    <w:rsid w:val="00584270"/>
    <w:rsid w:val="005844AB"/>
    <w:rsid w:val="00584738"/>
    <w:rsid w:val="0058502F"/>
    <w:rsid w:val="005920B0"/>
    <w:rsid w:val="0059380D"/>
    <w:rsid w:val="00595A8F"/>
    <w:rsid w:val="00597BF2"/>
    <w:rsid w:val="005A11CA"/>
    <w:rsid w:val="005B134E"/>
    <w:rsid w:val="005B2039"/>
    <w:rsid w:val="005B344F"/>
    <w:rsid w:val="005B3FBA"/>
    <w:rsid w:val="005B4A1D"/>
    <w:rsid w:val="005B674D"/>
    <w:rsid w:val="005C0CBE"/>
    <w:rsid w:val="005C1FCF"/>
    <w:rsid w:val="005C49E8"/>
    <w:rsid w:val="005C4D02"/>
    <w:rsid w:val="005D0C9B"/>
    <w:rsid w:val="005D171B"/>
    <w:rsid w:val="005D1885"/>
    <w:rsid w:val="005D1D76"/>
    <w:rsid w:val="005D3AE0"/>
    <w:rsid w:val="005D4A38"/>
    <w:rsid w:val="005D5026"/>
    <w:rsid w:val="005E283F"/>
    <w:rsid w:val="005E2D9C"/>
    <w:rsid w:val="005E2EEA"/>
    <w:rsid w:val="005E3708"/>
    <w:rsid w:val="005E3CCD"/>
    <w:rsid w:val="005E3D6B"/>
    <w:rsid w:val="005E5E4A"/>
    <w:rsid w:val="005E693D"/>
    <w:rsid w:val="005E75BF"/>
    <w:rsid w:val="005F22B2"/>
    <w:rsid w:val="005F57BA"/>
    <w:rsid w:val="005F61E6"/>
    <w:rsid w:val="005F6C45"/>
    <w:rsid w:val="00605A69"/>
    <w:rsid w:val="00606C54"/>
    <w:rsid w:val="00611D27"/>
    <w:rsid w:val="006141AB"/>
    <w:rsid w:val="00614375"/>
    <w:rsid w:val="00615B0A"/>
    <w:rsid w:val="006168CF"/>
    <w:rsid w:val="0062011B"/>
    <w:rsid w:val="00626DE0"/>
    <w:rsid w:val="00630901"/>
    <w:rsid w:val="006318DC"/>
    <w:rsid w:val="00631F8E"/>
    <w:rsid w:val="00634595"/>
    <w:rsid w:val="00636EE9"/>
    <w:rsid w:val="00640950"/>
    <w:rsid w:val="00641AE7"/>
    <w:rsid w:val="00642629"/>
    <w:rsid w:val="006427F1"/>
    <w:rsid w:val="00642F57"/>
    <w:rsid w:val="00646A6C"/>
    <w:rsid w:val="0065293D"/>
    <w:rsid w:val="006533A3"/>
    <w:rsid w:val="00653EFC"/>
    <w:rsid w:val="00654021"/>
    <w:rsid w:val="00655CF4"/>
    <w:rsid w:val="00661045"/>
    <w:rsid w:val="00666DA8"/>
    <w:rsid w:val="006674A9"/>
    <w:rsid w:val="00667C58"/>
    <w:rsid w:val="00671057"/>
    <w:rsid w:val="00675AAF"/>
    <w:rsid w:val="0068031A"/>
    <w:rsid w:val="00681B2F"/>
    <w:rsid w:val="0068335F"/>
    <w:rsid w:val="00693302"/>
    <w:rsid w:val="0069640B"/>
    <w:rsid w:val="006A1B83"/>
    <w:rsid w:val="006A21CD"/>
    <w:rsid w:val="006A5918"/>
    <w:rsid w:val="006B0C30"/>
    <w:rsid w:val="006B21B2"/>
    <w:rsid w:val="006B288F"/>
    <w:rsid w:val="006B4A4A"/>
    <w:rsid w:val="006B5CC0"/>
    <w:rsid w:val="006C19B2"/>
    <w:rsid w:val="006C3AC2"/>
    <w:rsid w:val="006C5BB8"/>
    <w:rsid w:val="006C6936"/>
    <w:rsid w:val="006C7B01"/>
    <w:rsid w:val="006D0FE8"/>
    <w:rsid w:val="006D1FA0"/>
    <w:rsid w:val="006D407C"/>
    <w:rsid w:val="006D4B2B"/>
    <w:rsid w:val="006D4F3C"/>
    <w:rsid w:val="006D5C66"/>
    <w:rsid w:val="006E1B3C"/>
    <w:rsid w:val="006E23FB"/>
    <w:rsid w:val="006E325A"/>
    <w:rsid w:val="006E33EC"/>
    <w:rsid w:val="006E3802"/>
    <w:rsid w:val="006E5357"/>
    <w:rsid w:val="006E6C02"/>
    <w:rsid w:val="006E739D"/>
    <w:rsid w:val="006F11B3"/>
    <w:rsid w:val="006F140B"/>
    <w:rsid w:val="006F231A"/>
    <w:rsid w:val="006F4E9B"/>
    <w:rsid w:val="006F5D92"/>
    <w:rsid w:val="006F788D"/>
    <w:rsid w:val="006F78E1"/>
    <w:rsid w:val="007000EC"/>
    <w:rsid w:val="00701072"/>
    <w:rsid w:val="00702054"/>
    <w:rsid w:val="007035A4"/>
    <w:rsid w:val="00711799"/>
    <w:rsid w:val="00712815"/>
    <w:rsid w:val="00712B78"/>
    <w:rsid w:val="00713141"/>
    <w:rsid w:val="0071393B"/>
    <w:rsid w:val="00713EE2"/>
    <w:rsid w:val="007177FC"/>
    <w:rsid w:val="0072091C"/>
    <w:rsid w:val="00720C5E"/>
    <w:rsid w:val="00721701"/>
    <w:rsid w:val="00731835"/>
    <w:rsid w:val="007336CE"/>
    <w:rsid w:val="007341F8"/>
    <w:rsid w:val="00734372"/>
    <w:rsid w:val="00734EB8"/>
    <w:rsid w:val="00735F8B"/>
    <w:rsid w:val="00736B36"/>
    <w:rsid w:val="00742D1F"/>
    <w:rsid w:val="00743EBA"/>
    <w:rsid w:val="00744C8E"/>
    <w:rsid w:val="00746924"/>
    <w:rsid w:val="0074707E"/>
    <w:rsid w:val="007474CD"/>
    <w:rsid w:val="007516DC"/>
    <w:rsid w:val="00754B80"/>
    <w:rsid w:val="0075632B"/>
    <w:rsid w:val="007574AB"/>
    <w:rsid w:val="00757661"/>
    <w:rsid w:val="00761918"/>
    <w:rsid w:val="00762F03"/>
    <w:rsid w:val="0076413B"/>
    <w:rsid w:val="00764620"/>
    <w:rsid w:val="007648AE"/>
    <w:rsid w:val="00764BF8"/>
    <w:rsid w:val="0076514D"/>
    <w:rsid w:val="00765D3D"/>
    <w:rsid w:val="00771A41"/>
    <w:rsid w:val="00773D59"/>
    <w:rsid w:val="00781003"/>
    <w:rsid w:val="00782C97"/>
    <w:rsid w:val="007839F5"/>
    <w:rsid w:val="00790B81"/>
    <w:rsid w:val="007911ED"/>
    <w:rsid w:val="007911FD"/>
    <w:rsid w:val="00792402"/>
    <w:rsid w:val="00793930"/>
    <w:rsid w:val="00793DD1"/>
    <w:rsid w:val="00794FEC"/>
    <w:rsid w:val="007A003E"/>
    <w:rsid w:val="007A1965"/>
    <w:rsid w:val="007A2ED1"/>
    <w:rsid w:val="007A4BE6"/>
    <w:rsid w:val="007A5456"/>
    <w:rsid w:val="007A6550"/>
    <w:rsid w:val="007A65C7"/>
    <w:rsid w:val="007B0DC6"/>
    <w:rsid w:val="007B1094"/>
    <w:rsid w:val="007B1762"/>
    <w:rsid w:val="007B3320"/>
    <w:rsid w:val="007C301F"/>
    <w:rsid w:val="007C3C53"/>
    <w:rsid w:val="007C4540"/>
    <w:rsid w:val="007C65AF"/>
    <w:rsid w:val="007D10D0"/>
    <w:rsid w:val="007D135D"/>
    <w:rsid w:val="007D66A2"/>
    <w:rsid w:val="007D68B9"/>
    <w:rsid w:val="007D730F"/>
    <w:rsid w:val="007D7CD8"/>
    <w:rsid w:val="007E3AA7"/>
    <w:rsid w:val="007F737D"/>
    <w:rsid w:val="007F7EED"/>
    <w:rsid w:val="00801D68"/>
    <w:rsid w:val="0080308E"/>
    <w:rsid w:val="00806705"/>
    <w:rsid w:val="00806738"/>
    <w:rsid w:val="00813183"/>
    <w:rsid w:val="008139D7"/>
    <w:rsid w:val="0081611C"/>
    <w:rsid w:val="008216D5"/>
    <w:rsid w:val="008249CE"/>
    <w:rsid w:val="00827928"/>
    <w:rsid w:val="00831A50"/>
    <w:rsid w:val="00831B3C"/>
    <w:rsid w:val="00831C89"/>
    <w:rsid w:val="00832114"/>
    <w:rsid w:val="00834C46"/>
    <w:rsid w:val="00837A21"/>
    <w:rsid w:val="0084093E"/>
    <w:rsid w:val="00841CE1"/>
    <w:rsid w:val="008452FC"/>
    <w:rsid w:val="008473D8"/>
    <w:rsid w:val="008528DC"/>
    <w:rsid w:val="00852B8C"/>
    <w:rsid w:val="00852FEE"/>
    <w:rsid w:val="00854981"/>
    <w:rsid w:val="00861E24"/>
    <w:rsid w:val="00864A0E"/>
    <w:rsid w:val="00864B2E"/>
    <w:rsid w:val="00865963"/>
    <w:rsid w:val="00866D8C"/>
    <w:rsid w:val="00867F93"/>
    <w:rsid w:val="00872B52"/>
    <w:rsid w:val="0087362A"/>
    <w:rsid w:val="0087450E"/>
    <w:rsid w:val="00875A82"/>
    <w:rsid w:val="00876CA3"/>
    <w:rsid w:val="008772FE"/>
    <w:rsid w:val="008775F1"/>
    <w:rsid w:val="008821AE"/>
    <w:rsid w:val="00883D3A"/>
    <w:rsid w:val="008854F7"/>
    <w:rsid w:val="00885A9D"/>
    <w:rsid w:val="00890895"/>
    <w:rsid w:val="008929D2"/>
    <w:rsid w:val="00893636"/>
    <w:rsid w:val="00893B94"/>
    <w:rsid w:val="008949EF"/>
    <w:rsid w:val="008950E7"/>
    <w:rsid w:val="00896E9D"/>
    <w:rsid w:val="00896F11"/>
    <w:rsid w:val="008A1049"/>
    <w:rsid w:val="008A1C98"/>
    <w:rsid w:val="008A322D"/>
    <w:rsid w:val="008A4D72"/>
    <w:rsid w:val="008A6285"/>
    <w:rsid w:val="008A63B2"/>
    <w:rsid w:val="008B2D00"/>
    <w:rsid w:val="008B345D"/>
    <w:rsid w:val="008B3762"/>
    <w:rsid w:val="008B4916"/>
    <w:rsid w:val="008B71BD"/>
    <w:rsid w:val="008B7D05"/>
    <w:rsid w:val="008C1FC2"/>
    <w:rsid w:val="008C2980"/>
    <w:rsid w:val="008C5AFB"/>
    <w:rsid w:val="008D07FB"/>
    <w:rsid w:val="008D0C02"/>
    <w:rsid w:val="008D357D"/>
    <w:rsid w:val="008E3594"/>
    <w:rsid w:val="008E387B"/>
    <w:rsid w:val="008E4065"/>
    <w:rsid w:val="008E5734"/>
    <w:rsid w:val="008E6087"/>
    <w:rsid w:val="008E758D"/>
    <w:rsid w:val="008F0FA1"/>
    <w:rsid w:val="008F10A7"/>
    <w:rsid w:val="008F1187"/>
    <w:rsid w:val="008F39DA"/>
    <w:rsid w:val="008F755D"/>
    <w:rsid w:val="008F7A39"/>
    <w:rsid w:val="00900A06"/>
    <w:rsid w:val="009021E8"/>
    <w:rsid w:val="00902BE7"/>
    <w:rsid w:val="00911440"/>
    <w:rsid w:val="00911712"/>
    <w:rsid w:val="00911B27"/>
    <w:rsid w:val="009125E2"/>
    <w:rsid w:val="0091608B"/>
    <w:rsid w:val="009170BE"/>
    <w:rsid w:val="00920B55"/>
    <w:rsid w:val="00921924"/>
    <w:rsid w:val="00924700"/>
    <w:rsid w:val="009262C9"/>
    <w:rsid w:val="00930EB9"/>
    <w:rsid w:val="00933DC7"/>
    <w:rsid w:val="00935E06"/>
    <w:rsid w:val="009372D1"/>
    <w:rsid w:val="009403EF"/>
    <w:rsid w:val="009418F4"/>
    <w:rsid w:val="00942BBC"/>
    <w:rsid w:val="00944180"/>
    <w:rsid w:val="009447A6"/>
    <w:rsid w:val="009447BD"/>
    <w:rsid w:val="00944AA0"/>
    <w:rsid w:val="0094520F"/>
    <w:rsid w:val="00947DA2"/>
    <w:rsid w:val="00951177"/>
    <w:rsid w:val="009528B4"/>
    <w:rsid w:val="009557C0"/>
    <w:rsid w:val="0096001F"/>
    <w:rsid w:val="00960CBB"/>
    <w:rsid w:val="0096345B"/>
    <w:rsid w:val="00964047"/>
    <w:rsid w:val="009673E8"/>
    <w:rsid w:val="00967FDA"/>
    <w:rsid w:val="00971415"/>
    <w:rsid w:val="00973D93"/>
    <w:rsid w:val="00974DB8"/>
    <w:rsid w:val="00975BDA"/>
    <w:rsid w:val="00977B33"/>
    <w:rsid w:val="00980661"/>
    <w:rsid w:val="0098093B"/>
    <w:rsid w:val="009822A2"/>
    <w:rsid w:val="009876D4"/>
    <w:rsid w:val="009914A5"/>
    <w:rsid w:val="0099548E"/>
    <w:rsid w:val="0099557D"/>
    <w:rsid w:val="00996456"/>
    <w:rsid w:val="00996A12"/>
    <w:rsid w:val="00997B0F"/>
    <w:rsid w:val="009A14AB"/>
    <w:rsid w:val="009A15EC"/>
    <w:rsid w:val="009A1CAD"/>
    <w:rsid w:val="009A3440"/>
    <w:rsid w:val="009A5832"/>
    <w:rsid w:val="009A6838"/>
    <w:rsid w:val="009B10D8"/>
    <w:rsid w:val="009B24B5"/>
    <w:rsid w:val="009B37C3"/>
    <w:rsid w:val="009B428F"/>
    <w:rsid w:val="009B4EBC"/>
    <w:rsid w:val="009B5ABB"/>
    <w:rsid w:val="009B73CE"/>
    <w:rsid w:val="009C0528"/>
    <w:rsid w:val="009C10BE"/>
    <w:rsid w:val="009C2461"/>
    <w:rsid w:val="009C6FE2"/>
    <w:rsid w:val="009C7674"/>
    <w:rsid w:val="009D004A"/>
    <w:rsid w:val="009D2ABC"/>
    <w:rsid w:val="009D5880"/>
    <w:rsid w:val="009D6907"/>
    <w:rsid w:val="009E3B07"/>
    <w:rsid w:val="009E43C4"/>
    <w:rsid w:val="009E51D1"/>
    <w:rsid w:val="009E5531"/>
    <w:rsid w:val="009E5AF7"/>
    <w:rsid w:val="009E5FFE"/>
    <w:rsid w:val="009E721C"/>
    <w:rsid w:val="009F171E"/>
    <w:rsid w:val="009F1CA4"/>
    <w:rsid w:val="009F3D2F"/>
    <w:rsid w:val="009F7052"/>
    <w:rsid w:val="00A02668"/>
    <w:rsid w:val="00A02801"/>
    <w:rsid w:val="00A047F5"/>
    <w:rsid w:val="00A06A39"/>
    <w:rsid w:val="00A06BEB"/>
    <w:rsid w:val="00A07840"/>
    <w:rsid w:val="00A07F58"/>
    <w:rsid w:val="00A129B2"/>
    <w:rsid w:val="00A12A65"/>
    <w:rsid w:val="00A131CB"/>
    <w:rsid w:val="00A14847"/>
    <w:rsid w:val="00A16517"/>
    <w:rsid w:val="00A16D6D"/>
    <w:rsid w:val="00A2122A"/>
    <w:rsid w:val="00A21383"/>
    <w:rsid w:val="00A2199F"/>
    <w:rsid w:val="00A21B31"/>
    <w:rsid w:val="00A2360E"/>
    <w:rsid w:val="00A25A1A"/>
    <w:rsid w:val="00A26E0C"/>
    <w:rsid w:val="00A27366"/>
    <w:rsid w:val="00A32FCB"/>
    <w:rsid w:val="00A337C4"/>
    <w:rsid w:val="00A33DCD"/>
    <w:rsid w:val="00A34C25"/>
    <w:rsid w:val="00A3507D"/>
    <w:rsid w:val="00A367B1"/>
    <w:rsid w:val="00A3717A"/>
    <w:rsid w:val="00A4088C"/>
    <w:rsid w:val="00A40EFE"/>
    <w:rsid w:val="00A4456B"/>
    <w:rsid w:val="00A448D4"/>
    <w:rsid w:val="00A452E0"/>
    <w:rsid w:val="00A45E45"/>
    <w:rsid w:val="00A51EA5"/>
    <w:rsid w:val="00A522BE"/>
    <w:rsid w:val="00A53742"/>
    <w:rsid w:val="00A557A1"/>
    <w:rsid w:val="00A56680"/>
    <w:rsid w:val="00A63059"/>
    <w:rsid w:val="00A634B9"/>
    <w:rsid w:val="00A63AE3"/>
    <w:rsid w:val="00A6451E"/>
    <w:rsid w:val="00A6481A"/>
    <w:rsid w:val="00A651A4"/>
    <w:rsid w:val="00A65875"/>
    <w:rsid w:val="00A6648F"/>
    <w:rsid w:val="00A67EE2"/>
    <w:rsid w:val="00A71361"/>
    <w:rsid w:val="00A746E2"/>
    <w:rsid w:val="00A81FF2"/>
    <w:rsid w:val="00A820ED"/>
    <w:rsid w:val="00A83904"/>
    <w:rsid w:val="00A90A79"/>
    <w:rsid w:val="00A96B30"/>
    <w:rsid w:val="00AA16CA"/>
    <w:rsid w:val="00AA59B5"/>
    <w:rsid w:val="00AA7777"/>
    <w:rsid w:val="00AA7B84"/>
    <w:rsid w:val="00AB13E3"/>
    <w:rsid w:val="00AB18AB"/>
    <w:rsid w:val="00AB508B"/>
    <w:rsid w:val="00AB535E"/>
    <w:rsid w:val="00AB541A"/>
    <w:rsid w:val="00AB7C17"/>
    <w:rsid w:val="00AC0B4C"/>
    <w:rsid w:val="00AC1164"/>
    <w:rsid w:val="00AC2296"/>
    <w:rsid w:val="00AC2754"/>
    <w:rsid w:val="00AC28B4"/>
    <w:rsid w:val="00AC48B0"/>
    <w:rsid w:val="00AC4ACD"/>
    <w:rsid w:val="00AC590B"/>
    <w:rsid w:val="00AC5DFB"/>
    <w:rsid w:val="00AC67FF"/>
    <w:rsid w:val="00AD13DC"/>
    <w:rsid w:val="00AD4484"/>
    <w:rsid w:val="00AD4798"/>
    <w:rsid w:val="00AD6DE2"/>
    <w:rsid w:val="00AE0A40"/>
    <w:rsid w:val="00AE1ED4"/>
    <w:rsid w:val="00AE21E1"/>
    <w:rsid w:val="00AE2F8D"/>
    <w:rsid w:val="00AE3BAE"/>
    <w:rsid w:val="00AE6A21"/>
    <w:rsid w:val="00AF0D81"/>
    <w:rsid w:val="00AF1C8F"/>
    <w:rsid w:val="00AF2B68"/>
    <w:rsid w:val="00AF2C92"/>
    <w:rsid w:val="00AF3EC1"/>
    <w:rsid w:val="00AF5025"/>
    <w:rsid w:val="00AF519F"/>
    <w:rsid w:val="00AF5387"/>
    <w:rsid w:val="00AF55F5"/>
    <w:rsid w:val="00AF580F"/>
    <w:rsid w:val="00AF7E86"/>
    <w:rsid w:val="00B024B9"/>
    <w:rsid w:val="00B077FA"/>
    <w:rsid w:val="00B1214D"/>
    <w:rsid w:val="00B127D7"/>
    <w:rsid w:val="00B13B0C"/>
    <w:rsid w:val="00B1453A"/>
    <w:rsid w:val="00B153B8"/>
    <w:rsid w:val="00B15C41"/>
    <w:rsid w:val="00B17C5A"/>
    <w:rsid w:val="00B20F82"/>
    <w:rsid w:val="00B23838"/>
    <w:rsid w:val="00B25BD5"/>
    <w:rsid w:val="00B271E8"/>
    <w:rsid w:val="00B34079"/>
    <w:rsid w:val="00B35694"/>
    <w:rsid w:val="00B36188"/>
    <w:rsid w:val="00B367B4"/>
    <w:rsid w:val="00B3793A"/>
    <w:rsid w:val="00B401BA"/>
    <w:rsid w:val="00B407E4"/>
    <w:rsid w:val="00B411BA"/>
    <w:rsid w:val="00B41A5A"/>
    <w:rsid w:val="00B425B6"/>
    <w:rsid w:val="00B42A72"/>
    <w:rsid w:val="00B42B85"/>
    <w:rsid w:val="00B441AE"/>
    <w:rsid w:val="00B45F33"/>
    <w:rsid w:val="00B46D50"/>
    <w:rsid w:val="00B53170"/>
    <w:rsid w:val="00B54DBA"/>
    <w:rsid w:val="00B555CC"/>
    <w:rsid w:val="00B55C80"/>
    <w:rsid w:val="00B614CD"/>
    <w:rsid w:val="00B62999"/>
    <w:rsid w:val="00B63BE3"/>
    <w:rsid w:val="00B64885"/>
    <w:rsid w:val="00B65A73"/>
    <w:rsid w:val="00B65B50"/>
    <w:rsid w:val="00B66810"/>
    <w:rsid w:val="00B72BE3"/>
    <w:rsid w:val="00B73B80"/>
    <w:rsid w:val="00B73D78"/>
    <w:rsid w:val="00B766AE"/>
    <w:rsid w:val="00B76ADB"/>
    <w:rsid w:val="00B770C7"/>
    <w:rsid w:val="00B77834"/>
    <w:rsid w:val="00B80F26"/>
    <w:rsid w:val="00B822BD"/>
    <w:rsid w:val="00B83EB8"/>
    <w:rsid w:val="00B841F3"/>
    <w:rsid w:val="00B842F4"/>
    <w:rsid w:val="00B869ED"/>
    <w:rsid w:val="00B87C96"/>
    <w:rsid w:val="00B91A7B"/>
    <w:rsid w:val="00B929DD"/>
    <w:rsid w:val="00B95405"/>
    <w:rsid w:val="00B963F1"/>
    <w:rsid w:val="00BA020A"/>
    <w:rsid w:val="00BB0241"/>
    <w:rsid w:val="00BB02A4"/>
    <w:rsid w:val="00BB1270"/>
    <w:rsid w:val="00BB1E44"/>
    <w:rsid w:val="00BB5267"/>
    <w:rsid w:val="00BB52B8"/>
    <w:rsid w:val="00BB59D8"/>
    <w:rsid w:val="00BB7E69"/>
    <w:rsid w:val="00BC311D"/>
    <w:rsid w:val="00BC3C1F"/>
    <w:rsid w:val="00BC718E"/>
    <w:rsid w:val="00BC7CE7"/>
    <w:rsid w:val="00BD295E"/>
    <w:rsid w:val="00BD4664"/>
    <w:rsid w:val="00BE1193"/>
    <w:rsid w:val="00BE16F0"/>
    <w:rsid w:val="00BE18FC"/>
    <w:rsid w:val="00BE2E9A"/>
    <w:rsid w:val="00BE35A9"/>
    <w:rsid w:val="00BE4DB6"/>
    <w:rsid w:val="00BE50CD"/>
    <w:rsid w:val="00BF2023"/>
    <w:rsid w:val="00BF402C"/>
    <w:rsid w:val="00BF42B0"/>
    <w:rsid w:val="00BF4849"/>
    <w:rsid w:val="00BF4EA7"/>
    <w:rsid w:val="00C00EDB"/>
    <w:rsid w:val="00C02863"/>
    <w:rsid w:val="00C0383A"/>
    <w:rsid w:val="00C03FE0"/>
    <w:rsid w:val="00C04BCF"/>
    <w:rsid w:val="00C067FF"/>
    <w:rsid w:val="00C12862"/>
    <w:rsid w:val="00C13D28"/>
    <w:rsid w:val="00C14585"/>
    <w:rsid w:val="00C165A0"/>
    <w:rsid w:val="00C1747A"/>
    <w:rsid w:val="00C216CE"/>
    <w:rsid w:val="00C2184F"/>
    <w:rsid w:val="00C2226B"/>
    <w:rsid w:val="00C22A78"/>
    <w:rsid w:val="00C23C7E"/>
    <w:rsid w:val="00C243FE"/>
    <w:rsid w:val="00C246C5"/>
    <w:rsid w:val="00C24FD3"/>
    <w:rsid w:val="00C25A82"/>
    <w:rsid w:val="00C30A2A"/>
    <w:rsid w:val="00C33993"/>
    <w:rsid w:val="00C3515F"/>
    <w:rsid w:val="00C4069E"/>
    <w:rsid w:val="00C41ADC"/>
    <w:rsid w:val="00C44149"/>
    <w:rsid w:val="00C44410"/>
    <w:rsid w:val="00C44A15"/>
    <w:rsid w:val="00C4630A"/>
    <w:rsid w:val="00C50F36"/>
    <w:rsid w:val="00C51927"/>
    <w:rsid w:val="00C523F0"/>
    <w:rsid w:val="00C526D2"/>
    <w:rsid w:val="00C57369"/>
    <w:rsid w:val="00C5794E"/>
    <w:rsid w:val="00C60968"/>
    <w:rsid w:val="00C63D39"/>
    <w:rsid w:val="00C63EDD"/>
    <w:rsid w:val="00C65B36"/>
    <w:rsid w:val="00C7292E"/>
    <w:rsid w:val="00C74E88"/>
    <w:rsid w:val="00C75A2E"/>
    <w:rsid w:val="00C80924"/>
    <w:rsid w:val="00C8221F"/>
    <w:rsid w:val="00C8286B"/>
    <w:rsid w:val="00C84466"/>
    <w:rsid w:val="00C86A95"/>
    <w:rsid w:val="00C947F8"/>
    <w:rsid w:val="00C9515F"/>
    <w:rsid w:val="00C95CD4"/>
    <w:rsid w:val="00C95D76"/>
    <w:rsid w:val="00C963C5"/>
    <w:rsid w:val="00CA030C"/>
    <w:rsid w:val="00CA1F41"/>
    <w:rsid w:val="00CA32EE"/>
    <w:rsid w:val="00CA47AE"/>
    <w:rsid w:val="00CA6A1A"/>
    <w:rsid w:val="00CB136B"/>
    <w:rsid w:val="00CB3484"/>
    <w:rsid w:val="00CC150C"/>
    <w:rsid w:val="00CC1E75"/>
    <w:rsid w:val="00CC2E0E"/>
    <w:rsid w:val="00CC361C"/>
    <w:rsid w:val="00CC474B"/>
    <w:rsid w:val="00CC5CD4"/>
    <w:rsid w:val="00CC658C"/>
    <w:rsid w:val="00CC67BF"/>
    <w:rsid w:val="00CD0843"/>
    <w:rsid w:val="00CD0D42"/>
    <w:rsid w:val="00CD5A78"/>
    <w:rsid w:val="00CD7345"/>
    <w:rsid w:val="00CE2947"/>
    <w:rsid w:val="00CE372E"/>
    <w:rsid w:val="00CE433F"/>
    <w:rsid w:val="00CE5E8E"/>
    <w:rsid w:val="00CE5FE1"/>
    <w:rsid w:val="00CE6485"/>
    <w:rsid w:val="00CF0A1B"/>
    <w:rsid w:val="00CF19F6"/>
    <w:rsid w:val="00CF1DAD"/>
    <w:rsid w:val="00CF2F4F"/>
    <w:rsid w:val="00CF536D"/>
    <w:rsid w:val="00CF6984"/>
    <w:rsid w:val="00CF6C5B"/>
    <w:rsid w:val="00CF7B8A"/>
    <w:rsid w:val="00D00D86"/>
    <w:rsid w:val="00D020F6"/>
    <w:rsid w:val="00D06BBE"/>
    <w:rsid w:val="00D06DB0"/>
    <w:rsid w:val="00D10CB8"/>
    <w:rsid w:val="00D1136D"/>
    <w:rsid w:val="00D11E5D"/>
    <w:rsid w:val="00D127A2"/>
    <w:rsid w:val="00D12806"/>
    <w:rsid w:val="00D12D44"/>
    <w:rsid w:val="00D15018"/>
    <w:rsid w:val="00D158AC"/>
    <w:rsid w:val="00D15EEC"/>
    <w:rsid w:val="00D16176"/>
    <w:rsid w:val="00D1694C"/>
    <w:rsid w:val="00D20F5E"/>
    <w:rsid w:val="00D23B76"/>
    <w:rsid w:val="00D320C4"/>
    <w:rsid w:val="00D3375E"/>
    <w:rsid w:val="00D33DB1"/>
    <w:rsid w:val="00D379A3"/>
    <w:rsid w:val="00D43272"/>
    <w:rsid w:val="00D451C7"/>
    <w:rsid w:val="00D455D6"/>
    <w:rsid w:val="00D45FF3"/>
    <w:rsid w:val="00D512CF"/>
    <w:rsid w:val="00D528B9"/>
    <w:rsid w:val="00D53186"/>
    <w:rsid w:val="00D5487D"/>
    <w:rsid w:val="00D60140"/>
    <w:rsid w:val="00D6024A"/>
    <w:rsid w:val="00D608B5"/>
    <w:rsid w:val="00D609F8"/>
    <w:rsid w:val="00D60B73"/>
    <w:rsid w:val="00D612BD"/>
    <w:rsid w:val="00D6280A"/>
    <w:rsid w:val="00D64945"/>
    <w:rsid w:val="00D71F99"/>
    <w:rsid w:val="00D73CA4"/>
    <w:rsid w:val="00D73D71"/>
    <w:rsid w:val="00D74396"/>
    <w:rsid w:val="00D74D4A"/>
    <w:rsid w:val="00D80284"/>
    <w:rsid w:val="00D81F71"/>
    <w:rsid w:val="00D844C3"/>
    <w:rsid w:val="00D85CCB"/>
    <w:rsid w:val="00D8642D"/>
    <w:rsid w:val="00D90A5E"/>
    <w:rsid w:val="00D91A68"/>
    <w:rsid w:val="00D922CB"/>
    <w:rsid w:val="00D9494C"/>
    <w:rsid w:val="00D95A68"/>
    <w:rsid w:val="00DA0777"/>
    <w:rsid w:val="00DA14A4"/>
    <w:rsid w:val="00DA17C7"/>
    <w:rsid w:val="00DA3BD6"/>
    <w:rsid w:val="00DA6A9A"/>
    <w:rsid w:val="00DB1EFD"/>
    <w:rsid w:val="00DB3EAF"/>
    <w:rsid w:val="00DC1546"/>
    <w:rsid w:val="00DC1BE5"/>
    <w:rsid w:val="00DC3203"/>
    <w:rsid w:val="00DC3C99"/>
    <w:rsid w:val="00DC525F"/>
    <w:rsid w:val="00DC52F5"/>
    <w:rsid w:val="00DC5577"/>
    <w:rsid w:val="00DC5B61"/>
    <w:rsid w:val="00DC5FD0"/>
    <w:rsid w:val="00DD0354"/>
    <w:rsid w:val="00DD093A"/>
    <w:rsid w:val="00DD27D7"/>
    <w:rsid w:val="00DD458C"/>
    <w:rsid w:val="00DD478F"/>
    <w:rsid w:val="00DD6C5A"/>
    <w:rsid w:val="00DD706F"/>
    <w:rsid w:val="00DD72E9"/>
    <w:rsid w:val="00DD7475"/>
    <w:rsid w:val="00DD7605"/>
    <w:rsid w:val="00DE2020"/>
    <w:rsid w:val="00DE3476"/>
    <w:rsid w:val="00DF01B9"/>
    <w:rsid w:val="00DF157C"/>
    <w:rsid w:val="00DF1C53"/>
    <w:rsid w:val="00DF5B84"/>
    <w:rsid w:val="00DF6D5B"/>
    <w:rsid w:val="00DF771B"/>
    <w:rsid w:val="00DF7EE2"/>
    <w:rsid w:val="00E01BAA"/>
    <w:rsid w:val="00E02495"/>
    <w:rsid w:val="00E0282A"/>
    <w:rsid w:val="00E0465B"/>
    <w:rsid w:val="00E07C10"/>
    <w:rsid w:val="00E07E14"/>
    <w:rsid w:val="00E14F94"/>
    <w:rsid w:val="00E17336"/>
    <w:rsid w:val="00E17D15"/>
    <w:rsid w:val="00E22B95"/>
    <w:rsid w:val="00E246DF"/>
    <w:rsid w:val="00E26928"/>
    <w:rsid w:val="00E278F9"/>
    <w:rsid w:val="00E30331"/>
    <w:rsid w:val="00E30BB8"/>
    <w:rsid w:val="00E31738"/>
    <w:rsid w:val="00E31F9C"/>
    <w:rsid w:val="00E37249"/>
    <w:rsid w:val="00E40488"/>
    <w:rsid w:val="00E4048C"/>
    <w:rsid w:val="00E43904"/>
    <w:rsid w:val="00E50367"/>
    <w:rsid w:val="00E50622"/>
    <w:rsid w:val="00E51291"/>
    <w:rsid w:val="00E51ABA"/>
    <w:rsid w:val="00E524CB"/>
    <w:rsid w:val="00E53D65"/>
    <w:rsid w:val="00E577C7"/>
    <w:rsid w:val="00E65456"/>
    <w:rsid w:val="00E65A91"/>
    <w:rsid w:val="00E66188"/>
    <w:rsid w:val="00E664FB"/>
    <w:rsid w:val="00E66557"/>
    <w:rsid w:val="00E70373"/>
    <w:rsid w:val="00E72E40"/>
    <w:rsid w:val="00E73665"/>
    <w:rsid w:val="00E73999"/>
    <w:rsid w:val="00E73B7A"/>
    <w:rsid w:val="00E73BDC"/>
    <w:rsid w:val="00E73E9E"/>
    <w:rsid w:val="00E77DB9"/>
    <w:rsid w:val="00E81660"/>
    <w:rsid w:val="00E8456E"/>
    <w:rsid w:val="00E854FE"/>
    <w:rsid w:val="00E906CC"/>
    <w:rsid w:val="00E939A0"/>
    <w:rsid w:val="00E97E4E"/>
    <w:rsid w:val="00EA1CC2"/>
    <w:rsid w:val="00EA2D76"/>
    <w:rsid w:val="00EA4644"/>
    <w:rsid w:val="00EA758A"/>
    <w:rsid w:val="00EB199F"/>
    <w:rsid w:val="00EB27C4"/>
    <w:rsid w:val="00EB4778"/>
    <w:rsid w:val="00EB5387"/>
    <w:rsid w:val="00EB5658"/>
    <w:rsid w:val="00EB5C10"/>
    <w:rsid w:val="00EB6A44"/>
    <w:rsid w:val="00EB7322"/>
    <w:rsid w:val="00EC0FE9"/>
    <w:rsid w:val="00EC1AF2"/>
    <w:rsid w:val="00EC2A06"/>
    <w:rsid w:val="00EC426D"/>
    <w:rsid w:val="00EC571B"/>
    <w:rsid w:val="00EC57D7"/>
    <w:rsid w:val="00EC6385"/>
    <w:rsid w:val="00EC7FBF"/>
    <w:rsid w:val="00ED1DE9"/>
    <w:rsid w:val="00ED23D4"/>
    <w:rsid w:val="00ED3479"/>
    <w:rsid w:val="00ED4020"/>
    <w:rsid w:val="00ED5E0B"/>
    <w:rsid w:val="00ED63CC"/>
    <w:rsid w:val="00EE37B6"/>
    <w:rsid w:val="00EF0F45"/>
    <w:rsid w:val="00EF1143"/>
    <w:rsid w:val="00EF6E08"/>
    <w:rsid w:val="00EF7463"/>
    <w:rsid w:val="00F002EF"/>
    <w:rsid w:val="00F00D4B"/>
    <w:rsid w:val="00F01A87"/>
    <w:rsid w:val="00F01EE9"/>
    <w:rsid w:val="00F02F94"/>
    <w:rsid w:val="00F04900"/>
    <w:rsid w:val="00F065A4"/>
    <w:rsid w:val="00F126B9"/>
    <w:rsid w:val="00F12715"/>
    <w:rsid w:val="00F144D5"/>
    <w:rsid w:val="00F146F0"/>
    <w:rsid w:val="00F14A4A"/>
    <w:rsid w:val="00F15039"/>
    <w:rsid w:val="00F1716E"/>
    <w:rsid w:val="00F17838"/>
    <w:rsid w:val="00F17DE8"/>
    <w:rsid w:val="00F20A53"/>
    <w:rsid w:val="00F20FF3"/>
    <w:rsid w:val="00F2190B"/>
    <w:rsid w:val="00F228B5"/>
    <w:rsid w:val="00F2389C"/>
    <w:rsid w:val="00F25C67"/>
    <w:rsid w:val="00F25C82"/>
    <w:rsid w:val="00F30DFF"/>
    <w:rsid w:val="00F31C0D"/>
    <w:rsid w:val="00F32B80"/>
    <w:rsid w:val="00F340EB"/>
    <w:rsid w:val="00F34C2F"/>
    <w:rsid w:val="00F35285"/>
    <w:rsid w:val="00F43996"/>
    <w:rsid w:val="00F43B9D"/>
    <w:rsid w:val="00F44D5E"/>
    <w:rsid w:val="00F457D1"/>
    <w:rsid w:val="00F51A11"/>
    <w:rsid w:val="00F51E2F"/>
    <w:rsid w:val="00F53A35"/>
    <w:rsid w:val="00F55A3D"/>
    <w:rsid w:val="00F5744B"/>
    <w:rsid w:val="00F607F3"/>
    <w:rsid w:val="00F61209"/>
    <w:rsid w:val="00F6259E"/>
    <w:rsid w:val="00F65DD4"/>
    <w:rsid w:val="00F672B2"/>
    <w:rsid w:val="00F67686"/>
    <w:rsid w:val="00F728FA"/>
    <w:rsid w:val="00F82745"/>
    <w:rsid w:val="00F829E0"/>
    <w:rsid w:val="00F83973"/>
    <w:rsid w:val="00F87EAE"/>
    <w:rsid w:val="00F87FA3"/>
    <w:rsid w:val="00F92D37"/>
    <w:rsid w:val="00F93D8C"/>
    <w:rsid w:val="00F970FE"/>
    <w:rsid w:val="00F97A6C"/>
    <w:rsid w:val="00FA23CB"/>
    <w:rsid w:val="00FA3102"/>
    <w:rsid w:val="00FA48D4"/>
    <w:rsid w:val="00FA54FA"/>
    <w:rsid w:val="00FA5836"/>
    <w:rsid w:val="00FB227E"/>
    <w:rsid w:val="00FB34C8"/>
    <w:rsid w:val="00FB3D61"/>
    <w:rsid w:val="00FB44CE"/>
    <w:rsid w:val="00FB5009"/>
    <w:rsid w:val="00FB76AB"/>
    <w:rsid w:val="00FC3380"/>
    <w:rsid w:val="00FD03FE"/>
    <w:rsid w:val="00FD126E"/>
    <w:rsid w:val="00FD3C36"/>
    <w:rsid w:val="00FD4D81"/>
    <w:rsid w:val="00FD55B2"/>
    <w:rsid w:val="00FD7498"/>
    <w:rsid w:val="00FD7FB3"/>
    <w:rsid w:val="00FE0587"/>
    <w:rsid w:val="00FE4713"/>
    <w:rsid w:val="00FE4D56"/>
    <w:rsid w:val="00FE53E8"/>
    <w:rsid w:val="00FE5437"/>
    <w:rsid w:val="00FE7D33"/>
    <w:rsid w:val="00FF1F44"/>
    <w:rsid w:val="00FF225E"/>
    <w:rsid w:val="00FF5A56"/>
    <w:rsid w:val="00FF672C"/>
    <w:rsid w:val="00FF6CE8"/>
    <w:rsid w:val="00FF7FF8"/>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F121747"/>
  <w15:docId w15:val="{B725E25D-5A32-C846-998F-D2F5ECEB3F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GB" w:eastAsia="en-GB" w:bidi="ar-SA"/>
      </w:rPr>
    </w:rPrDefault>
    <w:pPrDefault/>
  </w:docDefaults>
  <w:latentStyles w:defLockedState="0" w:defUIPriority="0" w:defSemiHidden="0" w:defUnhideWhenUsed="0" w:defQFormat="0" w:count="376">
    <w:lsdException w:name="heading 1" w:qFormat="1"/>
    <w:lsdException w:name="heading 2" w:qFormat="1"/>
    <w:lsdException w:name="heading 3" w:qFormat="1"/>
    <w:lsdException w:name="heading 4" w:qFormat="1"/>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35285"/>
    <w:pPr>
      <w:spacing w:line="480" w:lineRule="auto"/>
    </w:pPr>
    <w:rPr>
      <w:sz w:val="24"/>
      <w:szCs w:val="24"/>
    </w:rPr>
  </w:style>
  <w:style w:type="paragraph" w:styleId="Heading1">
    <w:name w:val="heading 1"/>
    <w:basedOn w:val="Normal"/>
    <w:next w:val="Paragraph"/>
    <w:link w:val="Heading1Char"/>
    <w:qFormat/>
    <w:rsid w:val="00AE1ED4"/>
    <w:pPr>
      <w:keepNext/>
      <w:spacing w:before="360" w:after="60" w:line="360" w:lineRule="auto"/>
      <w:ind w:right="567"/>
      <w:contextualSpacing/>
      <w:outlineLvl w:val="0"/>
    </w:pPr>
    <w:rPr>
      <w:rFonts w:cs="Arial"/>
      <w:b/>
      <w:bCs/>
      <w:kern w:val="32"/>
      <w:szCs w:val="32"/>
    </w:rPr>
  </w:style>
  <w:style w:type="paragraph" w:styleId="Heading2">
    <w:name w:val="heading 2"/>
    <w:basedOn w:val="Normal"/>
    <w:next w:val="Paragraph"/>
    <w:link w:val="Heading2Char"/>
    <w:qFormat/>
    <w:rsid w:val="008D07FB"/>
    <w:pPr>
      <w:keepNext/>
      <w:spacing w:before="360" w:after="60" w:line="360" w:lineRule="auto"/>
      <w:ind w:right="567"/>
      <w:contextualSpacing/>
      <w:outlineLvl w:val="1"/>
    </w:pPr>
    <w:rPr>
      <w:rFonts w:cs="Arial"/>
      <w:b/>
      <w:bCs/>
      <w:i/>
      <w:iCs/>
      <w:szCs w:val="28"/>
    </w:rPr>
  </w:style>
  <w:style w:type="paragraph" w:styleId="Heading3">
    <w:name w:val="heading 3"/>
    <w:basedOn w:val="Normal"/>
    <w:next w:val="Paragraph"/>
    <w:link w:val="Heading3Char"/>
    <w:qFormat/>
    <w:rsid w:val="00DF7EE2"/>
    <w:pPr>
      <w:keepNext/>
      <w:spacing w:before="360" w:after="60" w:line="360" w:lineRule="auto"/>
      <w:ind w:right="567"/>
      <w:contextualSpacing/>
      <w:outlineLvl w:val="2"/>
    </w:pPr>
    <w:rPr>
      <w:rFonts w:cs="Arial"/>
      <w:bCs/>
      <w:i/>
      <w:szCs w:val="26"/>
    </w:rPr>
  </w:style>
  <w:style w:type="paragraph" w:styleId="Heading4">
    <w:name w:val="heading 4"/>
    <w:basedOn w:val="Paragraph"/>
    <w:next w:val="Newparagraph"/>
    <w:link w:val="Heading4Char"/>
    <w:qFormat/>
    <w:rsid w:val="00F43B9D"/>
    <w:pPr>
      <w:spacing w:before="360"/>
      <w:outlineLvl w:val="3"/>
    </w:pPr>
    <w:rPr>
      <w:bCs/>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rticletitle">
    <w:name w:val="Article title"/>
    <w:basedOn w:val="Normal"/>
    <w:next w:val="Normal"/>
    <w:qFormat/>
    <w:rsid w:val="0024692A"/>
    <w:pPr>
      <w:spacing w:after="120" w:line="360" w:lineRule="auto"/>
    </w:pPr>
    <w:rPr>
      <w:b/>
      <w:sz w:val="28"/>
    </w:rPr>
  </w:style>
  <w:style w:type="paragraph" w:customStyle="1" w:styleId="Authornames">
    <w:name w:val="Author names"/>
    <w:basedOn w:val="Normal"/>
    <w:next w:val="Normal"/>
    <w:qFormat/>
    <w:rsid w:val="00F04900"/>
    <w:pPr>
      <w:spacing w:before="240" w:line="360" w:lineRule="auto"/>
    </w:pPr>
    <w:rPr>
      <w:sz w:val="28"/>
    </w:rPr>
  </w:style>
  <w:style w:type="paragraph" w:customStyle="1" w:styleId="Affiliation">
    <w:name w:val="Affiliation"/>
    <w:basedOn w:val="Normal"/>
    <w:qFormat/>
    <w:rsid w:val="00F04900"/>
    <w:pPr>
      <w:spacing w:before="240" w:line="360" w:lineRule="auto"/>
    </w:pPr>
    <w:rPr>
      <w:i/>
    </w:rPr>
  </w:style>
  <w:style w:type="paragraph" w:customStyle="1" w:styleId="Receiveddates">
    <w:name w:val="Received dates"/>
    <w:basedOn w:val="Affiliation"/>
    <w:next w:val="Abstract"/>
    <w:qFormat/>
    <w:rsid w:val="00CC474B"/>
  </w:style>
  <w:style w:type="paragraph" w:customStyle="1" w:styleId="Abstract">
    <w:name w:val="Abstract"/>
    <w:basedOn w:val="Normal"/>
    <w:next w:val="Keywords"/>
    <w:qFormat/>
    <w:rsid w:val="00C22A78"/>
    <w:pPr>
      <w:spacing w:before="360" w:after="300" w:line="360" w:lineRule="auto"/>
      <w:ind w:left="720" w:right="567"/>
      <w:contextualSpacing/>
    </w:pPr>
    <w:rPr>
      <w:sz w:val="22"/>
    </w:rPr>
  </w:style>
  <w:style w:type="paragraph" w:customStyle="1" w:styleId="Keywords">
    <w:name w:val="Keywords"/>
    <w:basedOn w:val="Normal"/>
    <w:next w:val="Paragraph"/>
    <w:qFormat/>
    <w:rsid w:val="00BB1270"/>
    <w:pPr>
      <w:spacing w:before="240" w:after="240" w:line="360" w:lineRule="auto"/>
      <w:ind w:left="720" w:right="567"/>
    </w:pPr>
    <w:rPr>
      <w:sz w:val="22"/>
    </w:rPr>
  </w:style>
  <w:style w:type="paragraph" w:customStyle="1" w:styleId="Correspondencedetails">
    <w:name w:val="Correspondence details"/>
    <w:basedOn w:val="Normal"/>
    <w:qFormat/>
    <w:rsid w:val="00F04900"/>
    <w:pPr>
      <w:spacing w:before="240" w:line="360" w:lineRule="auto"/>
    </w:pPr>
  </w:style>
  <w:style w:type="paragraph" w:customStyle="1" w:styleId="Displayedquotation">
    <w:name w:val="Displayed quotation"/>
    <w:basedOn w:val="Normal"/>
    <w:qFormat/>
    <w:rsid w:val="00731835"/>
    <w:pPr>
      <w:tabs>
        <w:tab w:val="left" w:pos="1077"/>
        <w:tab w:val="left" w:pos="1440"/>
        <w:tab w:val="left" w:pos="1797"/>
        <w:tab w:val="left" w:pos="2155"/>
        <w:tab w:val="left" w:pos="2512"/>
      </w:tabs>
      <w:spacing w:before="240" w:after="360" w:line="360" w:lineRule="auto"/>
      <w:ind w:left="709" w:right="425"/>
      <w:contextualSpacing/>
    </w:pPr>
    <w:rPr>
      <w:sz w:val="22"/>
    </w:rPr>
  </w:style>
  <w:style w:type="paragraph" w:customStyle="1" w:styleId="Numberedlist">
    <w:name w:val="Numbered list"/>
    <w:basedOn w:val="Paragraph"/>
    <w:next w:val="Paragraph"/>
    <w:qFormat/>
    <w:rsid w:val="00D80284"/>
    <w:pPr>
      <w:widowControl/>
      <w:numPr>
        <w:numId w:val="24"/>
      </w:numPr>
      <w:spacing w:after="240"/>
      <w:contextualSpacing/>
    </w:pPr>
  </w:style>
  <w:style w:type="paragraph" w:customStyle="1" w:styleId="Displayedequation">
    <w:name w:val="Displayed equation"/>
    <w:basedOn w:val="Normal"/>
    <w:next w:val="Paragraph"/>
    <w:qFormat/>
    <w:rsid w:val="00EF0F45"/>
    <w:pPr>
      <w:tabs>
        <w:tab w:val="center" w:pos="4253"/>
        <w:tab w:val="right" w:pos="8222"/>
      </w:tabs>
      <w:spacing w:before="240" w:after="240"/>
      <w:jc w:val="center"/>
    </w:pPr>
  </w:style>
  <w:style w:type="paragraph" w:customStyle="1" w:styleId="Acknowledgements">
    <w:name w:val="Acknowledgements"/>
    <w:basedOn w:val="Normal"/>
    <w:next w:val="Normal"/>
    <w:qFormat/>
    <w:rsid w:val="00D379A3"/>
    <w:pPr>
      <w:spacing w:before="120" w:line="360" w:lineRule="auto"/>
    </w:pPr>
    <w:rPr>
      <w:sz w:val="22"/>
    </w:rPr>
  </w:style>
  <w:style w:type="paragraph" w:customStyle="1" w:styleId="Tabletitle">
    <w:name w:val="Table title"/>
    <w:basedOn w:val="Normal"/>
    <w:next w:val="Normal"/>
    <w:qFormat/>
    <w:rsid w:val="0031686C"/>
    <w:pPr>
      <w:spacing w:before="240" w:line="360" w:lineRule="auto"/>
    </w:pPr>
  </w:style>
  <w:style w:type="paragraph" w:customStyle="1" w:styleId="Figurecaption">
    <w:name w:val="Figure caption"/>
    <w:basedOn w:val="Normal"/>
    <w:next w:val="Normal"/>
    <w:qFormat/>
    <w:rsid w:val="0031686C"/>
    <w:pPr>
      <w:spacing w:before="240" w:line="360" w:lineRule="auto"/>
    </w:pPr>
  </w:style>
  <w:style w:type="paragraph" w:customStyle="1" w:styleId="Footnotes">
    <w:name w:val="Footnotes"/>
    <w:basedOn w:val="Normal"/>
    <w:qFormat/>
    <w:rsid w:val="006C6936"/>
    <w:pPr>
      <w:spacing w:before="120" w:line="360" w:lineRule="auto"/>
      <w:ind w:left="482" w:hanging="482"/>
      <w:contextualSpacing/>
    </w:pPr>
    <w:rPr>
      <w:sz w:val="22"/>
    </w:rPr>
  </w:style>
  <w:style w:type="paragraph" w:customStyle="1" w:styleId="Notesoncontributors">
    <w:name w:val="Notes on contributors"/>
    <w:basedOn w:val="Normal"/>
    <w:qFormat/>
    <w:rsid w:val="00F04900"/>
    <w:pPr>
      <w:spacing w:before="240" w:line="360" w:lineRule="auto"/>
    </w:pPr>
    <w:rPr>
      <w:sz w:val="22"/>
    </w:rPr>
  </w:style>
  <w:style w:type="paragraph" w:customStyle="1" w:styleId="Normalparagraphstyle">
    <w:name w:val="Normal paragraph style"/>
    <w:basedOn w:val="Normal"/>
    <w:next w:val="Normal"/>
    <w:rsid w:val="00562DEF"/>
  </w:style>
  <w:style w:type="paragraph" w:customStyle="1" w:styleId="Paragraph">
    <w:name w:val="Paragraph"/>
    <w:basedOn w:val="Normal"/>
    <w:next w:val="Newparagraph"/>
    <w:qFormat/>
    <w:rsid w:val="001B7681"/>
    <w:pPr>
      <w:widowControl w:val="0"/>
      <w:spacing w:before="240"/>
    </w:pPr>
  </w:style>
  <w:style w:type="paragraph" w:customStyle="1" w:styleId="Newparagraph">
    <w:name w:val="New paragraph"/>
    <w:basedOn w:val="Normal"/>
    <w:qFormat/>
    <w:rsid w:val="00AE2F8D"/>
    <w:pPr>
      <w:ind w:firstLine="720"/>
    </w:pPr>
  </w:style>
  <w:style w:type="paragraph" w:styleId="NormalIndent">
    <w:name w:val="Normal Indent"/>
    <w:basedOn w:val="Normal"/>
    <w:rsid w:val="00526454"/>
    <w:pPr>
      <w:ind w:left="720"/>
    </w:pPr>
  </w:style>
  <w:style w:type="paragraph" w:customStyle="1" w:styleId="References">
    <w:name w:val="References"/>
    <w:basedOn w:val="Normal"/>
    <w:qFormat/>
    <w:rsid w:val="002C53EE"/>
    <w:pPr>
      <w:spacing w:before="120" w:line="360" w:lineRule="auto"/>
      <w:ind w:left="720" w:hanging="720"/>
      <w:contextualSpacing/>
    </w:pPr>
  </w:style>
  <w:style w:type="paragraph" w:customStyle="1" w:styleId="Subjectcodes">
    <w:name w:val="Subject codes"/>
    <w:basedOn w:val="Keywords"/>
    <w:next w:val="Paragraph"/>
    <w:qFormat/>
    <w:rsid w:val="00DF5B84"/>
  </w:style>
  <w:style w:type="character" w:customStyle="1" w:styleId="Heading2Char">
    <w:name w:val="Heading 2 Char"/>
    <w:basedOn w:val="DefaultParagraphFont"/>
    <w:link w:val="Heading2"/>
    <w:rsid w:val="008D07FB"/>
    <w:rPr>
      <w:rFonts w:cs="Arial"/>
      <w:b/>
      <w:bCs/>
      <w:i/>
      <w:iCs/>
      <w:sz w:val="24"/>
      <w:szCs w:val="28"/>
    </w:rPr>
  </w:style>
  <w:style w:type="character" w:customStyle="1" w:styleId="Heading1Char">
    <w:name w:val="Heading 1 Char"/>
    <w:basedOn w:val="DefaultParagraphFont"/>
    <w:link w:val="Heading1"/>
    <w:rsid w:val="00AE1ED4"/>
    <w:rPr>
      <w:rFonts w:cs="Arial"/>
      <w:b/>
      <w:bCs/>
      <w:kern w:val="32"/>
      <w:sz w:val="24"/>
      <w:szCs w:val="32"/>
    </w:rPr>
  </w:style>
  <w:style w:type="character" w:customStyle="1" w:styleId="Heading3Char">
    <w:name w:val="Heading 3 Char"/>
    <w:basedOn w:val="DefaultParagraphFont"/>
    <w:link w:val="Heading3"/>
    <w:rsid w:val="00DF7EE2"/>
    <w:rPr>
      <w:rFonts w:eastAsia="Times New Roman" w:cs="Arial"/>
      <w:bCs/>
      <w:i/>
      <w:sz w:val="24"/>
      <w:szCs w:val="26"/>
      <w:lang w:eastAsia="en-GB"/>
    </w:rPr>
  </w:style>
  <w:style w:type="paragraph" w:customStyle="1" w:styleId="Bulletedlist">
    <w:name w:val="Bulleted list"/>
    <w:basedOn w:val="Paragraph"/>
    <w:next w:val="Paragraph"/>
    <w:qFormat/>
    <w:rsid w:val="004E0338"/>
    <w:pPr>
      <w:widowControl/>
      <w:numPr>
        <w:numId w:val="28"/>
      </w:numPr>
      <w:spacing w:after="240"/>
      <w:contextualSpacing/>
    </w:pPr>
  </w:style>
  <w:style w:type="paragraph" w:styleId="FootnoteText">
    <w:name w:val="footnote text"/>
    <w:basedOn w:val="Normal"/>
    <w:link w:val="FootnoteTextChar"/>
    <w:autoRedefine/>
    <w:rsid w:val="006C19B2"/>
    <w:pPr>
      <w:ind w:left="284" w:hanging="284"/>
    </w:pPr>
    <w:rPr>
      <w:sz w:val="22"/>
      <w:szCs w:val="20"/>
    </w:rPr>
  </w:style>
  <w:style w:type="character" w:customStyle="1" w:styleId="FootnoteTextChar">
    <w:name w:val="Footnote Text Char"/>
    <w:basedOn w:val="DefaultParagraphFont"/>
    <w:link w:val="FootnoteText"/>
    <w:rsid w:val="006C19B2"/>
    <w:rPr>
      <w:sz w:val="22"/>
    </w:rPr>
  </w:style>
  <w:style w:type="character" w:styleId="FootnoteReference">
    <w:name w:val="footnote reference"/>
    <w:basedOn w:val="DefaultParagraphFont"/>
    <w:rsid w:val="00AF2C92"/>
    <w:rPr>
      <w:vertAlign w:val="superscript"/>
    </w:rPr>
  </w:style>
  <w:style w:type="paragraph" w:styleId="EndnoteText">
    <w:name w:val="endnote text"/>
    <w:basedOn w:val="Normal"/>
    <w:link w:val="EndnoteTextChar"/>
    <w:autoRedefine/>
    <w:rsid w:val="006C19B2"/>
    <w:pPr>
      <w:ind w:left="284" w:hanging="284"/>
    </w:pPr>
    <w:rPr>
      <w:sz w:val="22"/>
      <w:szCs w:val="20"/>
    </w:rPr>
  </w:style>
  <w:style w:type="character" w:customStyle="1" w:styleId="EndnoteTextChar">
    <w:name w:val="Endnote Text Char"/>
    <w:basedOn w:val="DefaultParagraphFont"/>
    <w:link w:val="EndnoteText"/>
    <w:rsid w:val="006C19B2"/>
    <w:rPr>
      <w:sz w:val="22"/>
    </w:rPr>
  </w:style>
  <w:style w:type="character" w:styleId="EndnoteReference">
    <w:name w:val="endnote reference"/>
    <w:basedOn w:val="DefaultParagraphFont"/>
    <w:rsid w:val="00EC571B"/>
    <w:rPr>
      <w:vertAlign w:val="superscript"/>
    </w:rPr>
  </w:style>
  <w:style w:type="character" w:customStyle="1" w:styleId="Heading4Char">
    <w:name w:val="Heading 4 Char"/>
    <w:basedOn w:val="DefaultParagraphFont"/>
    <w:link w:val="Heading4"/>
    <w:rsid w:val="00F43B9D"/>
    <w:rPr>
      <w:bCs/>
      <w:sz w:val="24"/>
      <w:szCs w:val="28"/>
    </w:rPr>
  </w:style>
  <w:style w:type="paragraph" w:styleId="Header">
    <w:name w:val="header"/>
    <w:basedOn w:val="Normal"/>
    <w:link w:val="HeaderChar"/>
    <w:rsid w:val="00F02F94"/>
    <w:pPr>
      <w:tabs>
        <w:tab w:val="center" w:pos="4320"/>
        <w:tab w:val="right" w:pos="8640"/>
      </w:tabs>
      <w:spacing w:line="240" w:lineRule="auto"/>
    </w:pPr>
  </w:style>
  <w:style w:type="character" w:customStyle="1" w:styleId="HeaderChar">
    <w:name w:val="Header Char"/>
    <w:basedOn w:val="DefaultParagraphFont"/>
    <w:link w:val="Header"/>
    <w:rsid w:val="00F02F94"/>
    <w:rPr>
      <w:sz w:val="24"/>
      <w:szCs w:val="24"/>
    </w:rPr>
  </w:style>
  <w:style w:type="paragraph" w:styleId="Footer">
    <w:name w:val="footer"/>
    <w:basedOn w:val="Normal"/>
    <w:link w:val="FooterChar"/>
    <w:rsid w:val="00F02F94"/>
    <w:pPr>
      <w:tabs>
        <w:tab w:val="center" w:pos="4320"/>
        <w:tab w:val="right" w:pos="8640"/>
      </w:tabs>
      <w:spacing w:line="240" w:lineRule="auto"/>
    </w:pPr>
  </w:style>
  <w:style w:type="character" w:customStyle="1" w:styleId="FooterChar">
    <w:name w:val="Footer Char"/>
    <w:basedOn w:val="DefaultParagraphFont"/>
    <w:link w:val="Footer"/>
    <w:rsid w:val="00F02F94"/>
    <w:rPr>
      <w:sz w:val="24"/>
      <w:szCs w:val="24"/>
    </w:rPr>
  </w:style>
  <w:style w:type="paragraph" w:customStyle="1" w:styleId="Heading4Paragraph">
    <w:name w:val="Heading 4 + Paragraph"/>
    <w:basedOn w:val="Paragraph"/>
    <w:next w:val="Newparagraph"/>
    <w:qFormat/>
    <w:rsid w:val="00AE1ED4"/>
    <w:pPr>
      <w:widowControl/>
      <w:spacing w:before="360"/>
    </w:pPr>
  </w:style>
  <w:style w:type="paragraph" w:styleId="BodyText">
    <w:name w:val="Body Text"/>
    <w:basedOn w:val="Normal"/>
    <w:link w:val="BodyTextChar"/>
    <w:uiPriority w:val="1"/>
    <w:qFormat/>
    <w:rsid w:val="00977B33"/>
    <w:pPr>
      <w:widowControl w:val="0"/>
      <w:autoSpaceDE w:val="0"/>
      <w:autoSpaceDN w:val="0"/>
      <w:spacing w:line="240" w:lineRule="auto"/>
    </w:pPr>
    <w:rPr>
      <w:rFonts w:ascii="Georgia" w:eastAsia="Georgia" w:hAnsi="Georgia" w:cs="Georgia"/>
      <w:lang w:val="en-US" w:eastAsia="en-US"/>
    </w:rPr>
  </w:style>
  <w:style w:type="character" w:customStyle="1" w:styleId="BodyTextChar">
    <w:name w:val="Body Text Char"/>
    <w:basedOn w:val="DefaultParagraphFont"/>
    <w:link w:val="BodyText"/>
    <w:uiPriority w:val="1"/>
    <w:rsid w:val="00977B33"/>
    <w:rPr>
      <w:rFonts w:ascii="Georgia" w:eastAsia="Georgia" w:hAnsi="Georgia" w:cs="Georgia"/>
      <w:sz w:val="24"/>
      <w:szCs w:val="24"/>
      <w:lang w:val="en-US" w:eastAsia="en-US"/>
    </w:rPr>
  </w:style>
  <w:style w:type="character" w:styleId="CommentReference">
    <w:name w:val="annotation reference"/>
    <w:basedOn w:val="DefaultParagraphFont"/>
    <w:uiPriority w:val="99"/>
    <w:semiHidden/>
    <w:unhideWhenUsed/>
    <w:rsid w:val="00977B33"/>
    <w:rPr>
      <w:sz w:val="16"/>
      <w:szCs w:val="16"/>
    </w:rPr>
  </w:style>
  <w:style w:type="paragraph" w:styleId="CommentText">
    <w:name w:val="annotation text"/>
    <w:basedOn w:val="Normal"/>
    <w:link w:val="CommentTextChar"/>
    <w:uiPriority w:val="99"/>
    <w:unhideWhenUsed/>
    <w:rsid w:val="00977B33"/>
    <w:pPr>
      <w:widowControl w:val="0"/>
      <w:autoSpaceDE w:val="0"/>
      <w:autoSpaceDN w:val="0"/>
      <w:spacing w:line="240" w:lineRule="auto"/>
    </w:pPr>
    <w:rPr>
      <w:rFonts w:ascii="Georgia" w:eastAsia="Georgia" w:hAnsi="Georgia" w:cs="Georgia"/>
      <w:sz w:val="20"/>
      <w:szCs w:val="20"/>
      <w:lang w:val="en-US" w:eastAsia="en-US"/>
    </w:rPr>
  </w:style>
  <w:style w:type="character" w:customStyle="1" w:styleId="CommentTextChar">
    <w:name w:val="Comment Text Char"/>
    <w:basedOn w:val="DefaultParagraphFont"/>
    <w:link w:val="CommentText"/>
    <w:uiPriority w:val="99"/>
    <w:rsid w:val="00977B33"/>
    <w:rPr>
      <w:rFonts w:ascii="Georgia" w:eastAsia="Georgia" w:hAnsi="Georgia" w:cs="Georgia"/>
      <w:lang w:val="en-US" w:eastAsia="en-US"/>
    </w:rPr>
  </w:style>
  <w:style w:type="character" w:styleId="Hyperlink">
    <w:name w:val="Hyperlink"/>
    <w:basedOn w:val="DefaultParagraphFont"/>
    <w:uiPriority w:val="99"/>
    <w:unhideWhenUsed/>
    <w:rsid w:val="00977B33"/>
    <w:rPr>
      <w:color w:val="0000FF" w:themeColor="hyperlink"/>
      <w:u w:val="single"/>
    </w:rPr>
  </w:style>
  <w:style w:type="paragraph" w:styleId="BalloonText">
    <w:name w:val="Balloon Text"/>
    <w:basedOn w:val="Normal"/>
    <w:link w:val="BalloonTextChar"/>
    <w:semiHidden/>
    <w:unhideWhenUsed/>
    <w:rsid w:val="00977B33"/>
    <w:pPr>
      <w:spacing w:line="240" w:lineRule="auto"/>
    </w:pPr>
    <w:rPr>
      <w:sz w:val="18"/>
      <w:szCs w:val="18"/>
    </w:rPr>
  </w:style>
  <w:style w:type="character" w:customStyle="1" w:styleId="BalloonTextChar">
    <w:name w:val="Balloon Text Char"/>
    <w:basedOn w:val="DefaultParagraphFont"/>
    <w:link w:val="BalloonText"/>
    <w:semiHidden/>
    <w:rsid w:val="00977B33"/>
    <w:rPr>
      <w:sz w:val="18"/>
      <w:szCs w:val="18"/>
    </w:rPr>
  </w:style>
  <w:style w:type="character" w:styleId="FollowedHyperlink">
    <w:name w:val="FollowedHyperlink"/>
    <w:basedOn w:val="DefaultParagraphFont"/>
    <w:semiHidden/>
    <w:unhideWhenUsed/>
    <w:rsid w:val="008E5734"/>
    <w:rPr>
      <w:color w:val="800080" w:themeColor="followedHyperlink"/>
      <w:u w:val="single"/>
    </w:rPr>
  </w:style>
  <w:style w:type="paragraph" w:styleId="Bibliography">
    <w:name w:val="Bibliography"/>
    <w:basedOn w:val="Normal"/>
    <w:next w:val="Normal"/>
    <w:unhideWhenUsed/>
    <w:rsid w:val="00B65A73"/>
    <w:pPr>
      <w:spacing w:after="240" w:line="240" w:lineRule="auto"/>
      <w:ind w:left="720" w:hanging="720"/>
    </w:pPr>
  </w:style>
  <w:style w:type="character" w:styleId="PlaceholderText">
    <w:name w:val="Placeholder Text"/>
    <w:basedOn w:val="DefaultParagraphFont"/>
    <w:semiHidden/>
    <w:rsid w:val="00FF5A56"/>
    <w:rPr>
      <w:color w:val="808080"/>
    </w:rPr>
  </w:style>
  <w:style w:type="table" w:styleId="TableGrid">
    <w:name w:val="Table Grid"/>
    <w:basedOn w:val="TableNormal"/>
    <w:rsid w:val="00E53D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semiHidden/>
    <w:unhideWhenUsed/>
    <w:rsid w:val="001200D7"/>
    <w:pPr>
      <w:widowControl/>
      <w:autoSpaceDE/>
      <w:autoSpaceDN/>
    </w:pPr>
    <w:rPr>
      <w:rFonts w:ascii="Times New Roman" w:eastAsia="Times New Roman" w:hAnsi="Times New Roman" w:cs="Times New Roman"/>
      <w:b/>
      <w:bCs/>
      <w:lang w:val="en-GB" w:eastAsia="en-GB"/>
    </w:rPr>
  </w:style>
  <w:style w:type="character" w:customStyle="1" w:styleId="CommentSubjectChar">
    <w:name w:val="Comment Subject Char"/>
    <w:basedOn w:val="CommentTextChar"/>
    <w:link w:val="CommentSubject"/>
    <w:semiHidden/>
    <w:rsid w:val="001200D7"/>
    <w:rPr>
      <w:rFonts w:ascii="Georgia" w:eastAsia="Georgia" w:hAnsi="Georgia" w:cs="Georgia"/>
      <w:b/>
      <w:bCs/>
      <w:lang w:val="en-US" w:eastAsia="en-US"/>
    </w:rPr>
  </w:style>
  <w:style w:type="paragraph" w:customStyle="1" w:styleId="Compact">
    <w:name w:val="Compact"/>
    <w:basedOn w:val="BodyText"/>
    <w:qFormat/>
    <w:rsid w:val="00611D27"/>
    <w:pPr>
      <w:widowControl/>
      <w:autoSpaceDE/>
      <w:autoSpaceDN/>
      <w:spacing w:before="36" w:after="36"/>
    </w:pPr>
    <w:rPr>
      <w:rFonts w:asciiTheme="minorHAnsi" w:eastAsiaTheme="minorHAnsi" w:hAnsiTheme="minorHAnsi" w:cstheme="minorBidi"/>
    </w:rPr>
  </w:style>
  <w:style w:type="table" w:customStyle="1" w:styleId="Table">
    <w:name w:val="Table"/>
    <w:semiHidden/>
    <w:unhideWhenUsed/>
    <w:qFormat/>
    <w:rsid w:val="00611D27"/>
    <w:pPr>
      <w:spacing w:after="200"/>
    </w:pPr>
    <w:rPr>
      <w:rFonts w:asciiTheme="minorHAnsi" w:eastAsiaTheme="minorHAnsi" w:hAnsiTheme="minorHAnsi" w:cstheme="minorBidi"/>
      <w:sz w:val="24"/>
      <w:szCs w:val="24"/>
      <w:lang w:val="en-US" w:eastAsia="en-US"/>
    </w:rPr>
    <w:tblPr>
      <w:tblInd w:w="0" w:type="dxa"/>
      <w:tblCellMar>
        <w:top w:w="0" w:type="dxa"/>
        <w:left w:w="108" w:type="dxa"/>
        <w:bottom w:w="0" w:type="dxa"/>
        <w:right w:w="108" w:type="dxa"/>
      </w:tblCellMar>
    </w:tblPr>
  </w:style>
  <w:style w:type="paragraph" w:styleId="Revision">
    <w:name w:val="Revision"/>
    <w:hidden/>
    <w:semiHidden/>
    <w:rsid w:val="005F22B2"/>
    <w:rPr>
      <w:sz w:val="24"/>
      <w:szCs w:val="24"/>
    </w:rPr>
  </w:style>
  <w:style w:type="character" w:customStyle="1" w:styleId="do-cited-doi">
    <w:name w:val="do-cited-doi"/>
    <w:basedOn w:val="DefaultParagraphFont"/>
    <w:rsid w:val="00AB13E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0209650">
      <w:bodyDiv w:val="1"/>
      <w:marLeft w:val="0"/>
      <w:marRight w:val="0"/>
      <w:marTop w:val="0"/>
      <w:marBottom w:val="0"/>
      <w:divBdr>
        <w:top w:val="none" w:sz="0" w:space="0" w:color="auto"/>
        <w:left w:val="none" w:sz="0" w:space="0" w:color="auto"/>
        <w:bottom w:val="none" w:sz="0" w:space="0" w:color="auto"/>
        <w:right w:val="none" w:sz="0" w:space="0" w:color="auto"/>
      </w:divBdr>
      <w:divsChild>
        <w:div w:id="1166091611">
          <w:marLeft w:val="0"/>
          <w:marRight w:val="0"/>
          <w:marTop w:val="0"/>
          <w:marBottom w:val="0"/>
          <w:divBdr>
            <w:top w:val="none" w:sz="0" w:space="0" w:color="auto"/>
            <w:left w:val="none" w:sz="0" w:space="0" w:color="auto"/>
            <w:bottom w:val="none" w:sz="0" w:space="0" w:color="auto"/>
            <w:right w:val="none" w:sz="0" w:space="0" w:color="auto"/>
          </w:divBdr>
        </w:div>
      </w:divsChild>
    </w:div>
    <w:div w:id="909926053">
      <w:bodyDiv w:val="1"/>
      <w:marLeft w:val="0"/>
      <w:marRight w:val="0"/>
      <w:marTop w:val="0"/>
      <w:marBottom w:val="0"/>
      <w:divBdr>
        <w:top w:val="none" w:sz="0" w:space="0" w:color="auto"/>
        <w:left w:val="none" w:sz="0" w:space="0" w:color="auto"/>
        <w:bottom w:val="none" w:sz="0" w:space="0" w:color="auto"/>
        <w:right w:val="none" w:sz="0" w:space="0" w:color="auto"/>
      </w:divBdr>
    </w:div>
    <w:div w:id="1073742108">
      <w:bodyDiv w:val="1"/>
      <w:marLeft w:val="0"/>
      <w:marRight w:val="0"/>
      <w:marTop w:val="0"/>
      <w:marBottom w:val="0"/>
      <w:divBdr>
        <w:top w:val="none" w:sz="0" w:space="0" w:color="auto"/>
        <w:left w:val="none" w:sz="0" w:space="0" w:color="auto"/>
        <w:bottom w:val="none" w:sz="0" w:space="0" w:color="auto"/>
        <w:right w:val="none" w:sz="0" w:space="0" w:color="auto"/>
      </w:divBdr>
      <w:divsChild>
        <w:div w:id="932199426">
          <w:marLeft w:val="0"/>
          <w:marRight w:val="0"/>
          <w:marTop w:val="0"/>
          <w:marBottom w:val="0"/>
          <w:divBdr>
            <w:top w:val="none" w:sz="0" w:space="0" w:color="auto"/>
            <w:left w:val="none" w:sz="0" w:space="0" w:color="auto"/>
            <w:bottom w:val="none" w:sz="0" w:space="0" w:color="auto"/>
            <w:right w:val="none" w:sz="0" w:space="0" w:color="auto"/>
          </w:divBdr>
        </w:div>
      </w:divsChild>
    </w:div>
    <w:div w:id="16762229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emf"/><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microsoft.com/office/2011/relationships/people" Target="people.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emf"/><Relationship Id="rId5" Type="http://schemas.openxmlformats.org/officeDocument/2006/relationships/webSettings" Target="webSettings.xml"/><Relationship Id="rId15" Type="http://schemas.openxmlformats.org/officeDocument/2006/relationships/image" Target="media/image5.emf"/><Relationship Id="rId10" Type="http://schemas.microsoft.com/office/2016/09/relationships/commentsIds" Target="commentsIds.xml"/><Relationship Id="rId19" Type="http://schemas.microsoft.com/office/2018/08/relationships/commentsExtensible" Target="commentsExtensi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6D832C3-7DA8-1F40-90CD-A03CD43763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36</Pages>
  <Words>22437</Words>
  <Characters>127896</Characters>
  <Application>Microsoft Office Word</Application>
  <DocSecurity>0</DocSecurity>
  <Lines>1065</Lines>
  <Paragraphs>300</Paragraphs>
  <ScaleCrop>false</ScaleCrop>
  <HeadingPairs>
    <vt:vector size="2" baseType="variant">
      <vt:variant>
        <vt:lpstr>Title</vt:lpstr>
      </vt:variant>
      <vt:variant>
        <vt:i4>1</vt:i4>
      </vt:variant>
    </vt:vector>
  </HeadingPairs>
  <TitlesOfParts>
    <vt:vector size="1" baseType="lpstr">
      <vt:lpstr>TF_Template_Word_Mac_2011</vt:lpstr>
    </vt:vector>
  </TitlesOfParts>
  <Manager/>
  <Company/>
  <LinksUpToDate>false</LinksUpToDate>
  <CharactersWithSpaces>150033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TF_Template_Word_Mac_2011</dc:title>
  <dc:subject/>
  <dc:creator>Microsoft Office User</dc:creator>
  <cp:keywords/>
  <dc:description/>
  <cp:lastModifiedBy>Li, Yanran</cp:lastModifiedBy>
  <cp:revision>3</cp:revision>
  <cp:lastPrinted>2011-07-22T14:54:00Z</cp:lastPrinted>
  <dcterms:created xsi:type="dcterms:W3CDTF">2021-06-08T17:32:00Z</dcterms:created>
  <dcterms:modified xsi:type="dcterms:W3CDTF">2021-12-18T02:26:00Z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zotero-version="5.0.96.2"&gt;&lt;session id="ZQZEPWYv"/&gt;&lt;style id="http://www.zotero.org/styles/american-sociological-association" locale="en-US" hasBibliography="1" bibliographyStyleHasBeenSet="1"/&gt;&lt;prefs&gt;&lt;pref name="fieldType" value="Fi</vt:lpwstr>
  </property>
  <property fmtid="{D5CDD505-2E9C-101B-9397-08002B2CF9AE}" pid="3" name="ZOTERO_PREF_2">
    <vt:lpwstr>eld"/&gt;&lt;pref name="automaticJournalAbbreviations" value="true"/&gt;&lt;/prefs&gt;&lt;/data&gt;</vt:lpwstr>
  </property>
</Properties>
</file>